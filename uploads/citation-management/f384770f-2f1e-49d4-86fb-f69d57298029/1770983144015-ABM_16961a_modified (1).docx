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0A00" w14:textId="7796065D" w:rsidR="002E5255" w:rsidRPr="000D1891" w:rsidRDefault="00FC1387" w:rsidP="003D5B69">
      <w:pPr>
        <w:spacing w:line="360" w:lineRule="auto"/>
        <w:jc w:val="both"/>
        <w:rPr>
          <w:rFonts w:ascii="Times New Roman" w:hAnsi="Times New Roman" w:cs="Times New Roman"/>
          <w:lang w:val="en-US"/>
        </w:rPr>
      </w:pPr>
      <w:r>
        <w:rPr>
          <w:rFonts w:ascii="Times New Roman" w:hAnsi="Times New Roman" w:cs="Times New Roman"/>
          <w:b/>
          <w:bCs/>
          <w:lang w:val="en-US"/>
        </w:rPr>
        <w:t>R</w:t>
      </w:r>
      <w:r w:rsidRPr="000D1891">
        <w:rPr>
          <w:rFonts w:ascii="Times New Roman" w:hAnsi="Times New Roman" w:cs="Times New Roman"/>
          <w:b/>
          <w:bCs/>
          <w:lang w:val="en-US"/>
        </w:rPr>
        <w:t>eview</w:t>
      </w:r>
    </w:p>
    <w:p w14:paraId="42637012" w14:textId="26E1256F" w:rsidR="002F43CA" w:rsidRPr="000D1891" w:rsidRDefault="002F43CA"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 xml:space="preserve">Breast </w:t>
      </w:r>
      <w:r w:rsidR="00BB71FC" w:rsidRPr="000D1891">
        <w:rPr>
          <w:rFonts w:ascii="Times New Roman" w:hAnsi="Times New Roman" w:cs="Times New Roman"/>
          <w:b/>
          <w:bCs/>
          <w:lang w:val="en-US"/>
        </w:rPr>
        <w:t>a</w:t>
      </w:r>
      <w:r w:rsidRPr="000D1891">
        <w:rPr>
          <w:rFonts w:ascii="Times New Roman" w:hAnsi="Times New Roman" w:cs="Times New Roman"/>
          <w:b/>
          <w:bCs/>
          <w:lang w:val="en-US"/>
        </w:rPr>
        <w:t xml:space="preserve">symmetries: Classification and </w:t>
      </w:r>
      <w:r w:rsidR="00BB71FC" w:rsidRPr="000D1891">
        <w:rPr>
          <w:rFonts w:ascii="Times New Roman" w:hAnsi="Times New Roman" w:cs="Times New Roman"/>
          <w:b/>
          <w:bCs/>
          <w:lang w:val="en-US"/>
        </w:rPr>
        <w:t>systematic review</w:t>
      </w:r>
    </w:p>
    <w:p w14:paraId="59E17DC4" w14:textId="77777777" w:rsidR="00BD2DC4" w:rsidRDefault="00BB71FC" w:rsidP="003D5B69">
      <w:pPr>
        <w:spacing w:line="360" w:lineRule="auto"/>
        <w:jc w:val="both"/>
        <w:rPr>
          <w:rFonts w:ascii="Times New Roman" w:hAnsi="Times New Roman" w:cs="Times New Roman"/>
          <w:bCs/>
          <w:i/>
          <w:iCs/>
        </w:rPr>
      </w:pPr>
      <w:r w:rsidRPr="00BB71FC">
        <w:rPr>
          <w:rFonts w:ascii="Times New Roman" w:hAnsi="Times New Roman" w:cs="Times New Roman"/>
          <w:bCs/>
          <w:i/>
          <w:iCs/>
        </w:rPr>
        <w:t>Pietro Susini</w:t>
      </w:r>
      <w:r w:rsidRPr="00BB71FC">
        <w:rPr>
          <w:rFonts w:ascii="Times New Roman" w:hAnsi="Times New Roman" w:cs="Times New Roman"/>
          <w:bCs/>
          <w:i/>
          <w:iCs/>
          <w:vertAlign w:val="superscript"/>
        </w:rPr>
        <w:t>1</w:t>
      </w:r>
      <w:r w:rsidRPr="00BB71FC">
        <w:rPr>
          <w:rFonts w:ascii="Times New Roman" w:hAnsi="Times New Roman" w:cs="Times New Roman"/>
          <w:bCs/>
          <w:i/>
          <w:iCs/>
        </w:rPr>
        <w:t>, Anastasia Fidanza</w:t>
      </w:r>
      <w:r w:rsidRPr="00BB71FC">
        <w:rPr>
          <w:rFonts w:ascii="Times New Roman" w:hAnsi="Times New Roman" w:cs="Times New Roman"/>
          <w:bCs/>
          <w:i/>
          <w:iCs/>
          <w:vertAlign w:val="superscript"/>
        </w:rPr>
        <w:t>2</w:t>
      </w:r>
      <w:r w:rsidRPr="00BB71FC">
        <w:rPr>
          <w:rFonts w:ascii="Times New Roman" w:hAnsi="Times New Roman" w:cs="Times New Roman"/>
          <w:bCs/>
          <w:i/>
          <w:iCs/>
        </w:rPr>
        <w:t>, Luca Grimaldi</w:t>
      </w:r>
      <w:r w:rsidRPr="00BB71FC">
        <w:rPr>
          <w:rFonts w:ascii="Times New Roman" w:hAnsi="Times New Roman" w:cs="Times New Roman"/>
          <w:bCs/>
          <w:i/>
          <w:iCs/>
          <w:vertAlign w:val="superscript"/>
        </w:rPr>
        <w:t>1</w:t>
      </w:r>
      <w:r w:rsidRPr="00BB71FC">
        <w:rPr>
          <w:rFonts w:ascii="Times New Roman" w:hAnsi="Times New Roman" w:cs="Times New Roman"/>
          <w:bCs/>
          <w:i/>
          <w:iCs/>
        </w:rPr>
        <w:t>, Giuseppe Nisi</w:t>
      </w:r>
      <w:r w:rsidRPr="00BB71FC">
        <w:rPr>
          <w:rFonts w:ascii="Times New Roman" w:hAnsi="Times New Roman" w:cs="Times New Roman"/>
          <w:bCs/>
          <w:i/>
          <w:iCs/>
          <w:vertAlign w:val="superscript"/>
        </w:rPr>
        <w:t>1</w:t>
      </w:r>
      <w:r w:rsidRPr="00BB71FC">
        <w:rPr>
          <w:rFonts w:ascii="Times New Roman" w:hAnsi="Times New Roman" w:cs="Times New Roman"/>
          <w:bCs/>
          <w:i/>
          <w:iCs/>
        </w:rPr>
        <w:t>, Roberto Cuomo</w:t>
      </w:r>
      <w:r w:rsidRPr="00BB71FC">
        <w:rPr>
          <w:rFonts w:ascii="Times New Roman" w:hAnsi="Times New Roman" w:cs="Times New Roman"/>
          <w:bCs/>
          <w:i/>
          <w:iCs/>
          <w:vertAlign w:val="superscript"/>
        </w:rPr>
        <w:t>1</w:t>
      </w:r>
      <w:r w:rsidRPr="00BB71FC">
        <w:rPr>
          <w:rFonts w:ascii="Times New Roman" w:hAnsi="Times New Roman" w:cs="Times New Roman"/>
          <w:bCs/>
          <w:i/>
          <w:iCs/>
        </w:rPr>
        <w:t>, Mattia Brogi</w:t>
      </w:r>
      <w:r w:rsidRPr="00BB71FC">
        <w:rPr>
          <w:rFonts w:ascii="Times New Roman" w:hAnsi="Times New Roman" w:cs="Times New Roman"/>
          <w:bCs/>
          <w:i/>
          <w:iCs/>
          <w:vertAlign w:val="superscript"/>
        </w:rPr>
        <w:t>2</w:t>
      </w:r>
      <w:r w:rsidRPr="00BB71FC">
        <w:rPr>
          <w:rFonts w:ascii="Times New Roman" w:hAnsi="Times New Roman" w:cs="Times New Roman"/>
          <w:bCs/>
          <w:i/>
          <w:iCs/>
        </w:rPr>
        <w:t>, Giulio Menichini</w:t>
      </w:r>
      <w:r w:rsidRPr="00BB71FC">
        <w:rPr>
          <w:rFonts w:ascii="Times New Roman" w:hAnsi="Times New Roman" w:cs="Times New Roman"/>
          <w:bCs/>
          <w:i/>
          <w:iCs/>
          <w:vertAlign w:val="superscript"/>
        </w:rPr>
        <w:t>2</w:t>
      </w:r>
      <w:r w:rsidRPr="00BB71FC">
        <w:rPr>
          <w:rFonts w:ascii="Times New Roman" w:hAnsi="Times New Roman" w:cs="Times New Roman"/>
          <w:bCs/>
          <w:i/>
          <w:iCs/>
        </w:rPr>
        <w:t>, Luca Delcroix</w:t>
      </w:r>
      <w:r w:rsidRPr="00BB71FC">
        <w:rPr>
          <w:rFonts w:ascii="Times New Roman" w:hAnsi="Times New Roman" w:cs="Times New Roman"/>
          <w:bCs/>
          <w:i/>
          <w:iCs/>
          <w:vertAlign w:val="superscript"/>
        </w:rPr>
        <w:t>2</w:t>
      </w:r>
      <w:r w:rsidRPr="00BB71FC">
        <w:rPr>
          <w:rFonts w:ascii="Times New Roman" w:hAnsi="Times New Roman" w:cs="Times New Roman"/>
          <w:bCs/>
          <w:i/>
          <w:iCs/>
        </w:rPr>
        <w:t>, Aurelio Portincasa</w:t>
      </w:r>
      <w:r w:rsidRPr="00BB71FC">
        <w:rPr>
          <w:rFonts w:ascii="Times New Roman" w:hAnsi="Times New Roman" w:cs="Times New Roman"/>
          <w:bCs/>
          <w:i/>
          <w:iCs/>
          <w:vertAlign w:val="superscript"/>
        </w:rPr>
        <w:t>3</w:t>
      </w:r>
      <w:r w:rsidRPr="00BB71FC">
        <w:rPr>
          <w:rFonts w:ascii="Times New Roman" w:hAnsi="Times New Roman" w:cs="Times New Roman"/>
          <w:bCs/>
          <w:i/>
          <w:iCs/>
        </w:rPr>
        <w:t>, Alessandro Innocenti</w:t>
      </w:r>
      <w:r w:rsidRPr="00BB71FC">
        <w:rPr>
          <w:rFonts w:ascii="Times New Roman" w:hAnsi="Times New Roman" w:cs="Times New Roman"/>
          <w:bCs/>
          <w:i/>
          <w:iCs/>
          <w:vertAlign w:val="superscript"/>
        </w:rPr>
        <w:t>2</w:t>
      </w:r>
    </w:p>
    <w:p w14:paraId="771125E5" w14:textId="664400D9" w:rsidR="00BB71FC" w:rsidRPr="00BB71FC" w:rsidRDefault="00BB71FC" w:rsidP="003D5B69">
      <w:pPr>
        <w:spacing w:line="360" w:lineRule="auto"/>
        <w:jc w:val="both"/>
        <w:rPr>
          <w:rFonts w:ascii="Times New Roman" w:hAnsi="Times New Roman" w:cs="Times New Roman"/>
          <w:bCs/>
          <w:lang w:val="en-US"/>
        </w:rPr>
      </w:pPr>
      <w:r w:rsidRPr="00BB71FC">
        <w:rPr>
          <w:rFonts w:ascii="Times New Roman" w:hAnsi="Times New Roman" w:cs="Times New Roman"/>
          <w:bCs/>
          <w:vertAlign w:val="superscript"/>
          <w:lang w:val="en-US"/>
        </w:rPr>
        <w:t>1</w:t>
      </w:r>
      <w:r w:rsidRPr="00BB71FC">
        <w:rPr>
          <w:rFonts w:ascii="Times New Roman" w:hAnsi="Times New Roman" w:cs="Times New Roman"/>
          <w:bCs/>
          <w:lang w:val="en-US"/>
        </w:rPr>
        <w:t xml:space="preserve">Department of Medicine, Surgery and Neuroscience – University of Siena – Italy; </w:t>
      </w:r>
      <w:r w:rsidRPr="00BB71FC">
        <w:rPr>
          <w:rFonts w:ascii="Times New Roman" w:hAnsi="Times New Roman" w:cs="Times New Roman"/>
          <w:bCs/>
          <w:vertAlign w:val="superscript"/>
          <w:lang w:val="en-US"/>
        </w:rPr>
        <w:t>2</w:t>
      </w:r>
      <w:r w:rsidRPr="00BB71FC">
        <w:rPr>
          <w:rFonts w:ascii="Times New Roman" w:hAnsi="Times New Roman" w:cs="Times New Roman"/>
          <w:bCs/>
          <w:lang w:val="en-US"/>
        </w:rPr>
        <w:t xml:space="preserve">Plastic and Reconstructive Microsurgery - Careggi University Hospital, Florence, Italy; </w:t>
      </w:r>
      <w:r w:rsidRPr="00BB71FC">
        <w:rPr>
          <w:rFonts w:ascii="Times New Roman" w:hAnsi="Times New Roman" w:cs="Times New Roman"/>
          <w:bCs/>
          <w:vertAlign w:val="superscript"/>
          <w:lang w:val="en-US"/>
        </w:rPr>
        <w:t>3</w:t>
      </w:r>
      <w:r w:rsidRPr="00BB71FC">
        <w:rPr>
          <w:rFonts w:ascii="Times New Roman" w:hAnsi="Times New Roman" w:cs="Times New Roman"/>
          <w:bCs/>
          <w:lang w:val="en-US"/>
        </w:rPr>
        <w:t>Department of Plastic and Reconstructive Surgery, Foggia Medical School, University of Foggia, via Pinto, Foggia, Italy.</w:t>
      </w:r>
    </w:p>
    <w:p w14:paraId="6EF8A792" w14:textId="77777777" w:rsidR="00BD2DC4" w:rsidRDefault="00FC1387"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Abstract.</w:t>
      </w:r>
      <w:r w:rsidRPr="000D1891">
        <w:rPr>
          <w:rFonts w:ascii="Times New Roman" w:hAnsi="Times New Roman" w:cs="Times New Roman"/>
          <w:lang w:val="en-US"/>
        </w:rPr>
        <w:t xml:space="preserve"> </w:t>
      </w:r>
      <w:r w:rsidR="002E5255" w:rsidRPr="000D1891">
        <w:rPr>
          <w:rFonts w:ascii="Times New Roman" w:hAnsi="Times New Roman" w:cs="Times New Roman"/>
          <w:i/>
          <w:lang w:val="en-US"/>
        </w:rPr>
        <w:t>Background and aim:</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Several classification systems have been proposed for breast asymmetries (BAs) considering volume, shape, position, nipple-areola complex and inframammary fold. In addition, breast consistency should be considered as an additional topic. The latter, although poorly investigated, depends on the adipo-glandular ratio of each breast. Since fat and gland undergo different changes in response to specific stimuli, breasts with different consistency can behave differently over time, even in the same subject, potentially leading to asymmetry. The present review aims to propose a comprehensive classification system of BAs, including the minor forms, taking into account, among the common clinical features, the preoperative consistence of breast tissue.</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Methods</w:t>
      </w:r>
      <w:r w:rsidR="00A94165" w:rsidRPr="000D1891">
        <w:rPr>
          <w:rFonts w:ascii="Times New Roman" w:hAnsi="Times New Roman" w:cs="Times New Roman"/>
          <w:i/>
          <w:lang w:val="en-US"/>
        </w:rPr>
        <w:t xml:space="preserve">: </w:t>
      </w:r>
      <w:r w:rsidR="00A94165" w:rsidRPr="000D1891">
        <w:rPr>
          <w:rFonts w:ascii="Times New Roman" w:hAnsi="Times New Roman" w:cs="Times New Roman"/>
          <w:iCs/>
          <w:lang w:val="en-US"/>
        </w:rPr>
        <w:t>A PRISMA systematic review was carried out on the PubMed</w:t>
      </w:r>
      <w:r w:rsidR="00A14391" w:rsidRPr="000D1891">
        <w:rPr>
          <w:rFonts w:ascii="Times New Roman" w:hAnsi="Times New Roman" w:cs="Times New Roman"/>
          <w:iCs/>
          <w:lang w:val="en-US"/>
        </w:rPr>
        <w:t>, Scopus, and Cochrane</w:t>
      </w:r>
      <w:r w:rsidR="00A94165" w:rsidRPr="000D1891">
        <w:rPr>
          <w:rFonts w:ascii="Times New Roman" w:hAnsi="Times New Roman" w:cs="Times New Roman"/>
          <w:iCs/>
          <w:lang w:val="en-US"/>
        </w:rPr>
        <w:t xml:space="preserve"> librar</w:t>
      </w:r>
      <w:r w:rsidR="00A14391" w:rsidRPr="000D1891">
        <w:rPr>
          <w:rFonts w:ascii="Times New Roman" w:hAnsi="Times New Roman" w:cs="Times New Roman"/>
          <w:iCs/>
          <w:lang w:val="en-US"/>
        </w:rPr>
        <w:t>ies</w:t>
      </w:r>
      <w:r w:rsidR="00A94165" w:rsidRPr="000D1891">
        <w:rPr>
          <w:rFonts w:ascii="Times New Roman" w:hAnsi="Times New Roman" w:cs="Times New Roman"/>
          <w:iCs/>
          <w:lang w:val="en-US"/>
        </w:rPr>
        <w:t xml:space="preserve"> from June 2004 to June 2024 searching for studies on BAs original classifications and management strategies.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Results</w:t>
      </w:r>
      <w:r w:rsidR="00A94165" w:rsidRPr="000D1891">
        <w:rPr>
          <w:rFonts w:ascii="Times New Roman" w:hAnsi="Times New Roman" w:cs="Times New Roman"/>
          <w:i/>
          <w:lang w:val="en-US"/>
        </w:rPr>
        <w:t>:</w:t>
      </w:r>
      <w:r w:rsidR="00A94165" w:rsidRPr="000D1891">
        <w:rPr>
          <w:rFonts w:ascii="Times New Roman" w:hAnsi="Times New Roman" w:cs="Times New Roman"/>
          <w:lang w:val="en-US"/>
        </w:rPr>
        <w:t xml:space="preserve"> </w:t>
      </w:r>
      <w:r w:rsidR="00A94165" w:rsidRPr="000D1891">
        <w:rPr>
          <w:rFonts w:ascii="Times New Roman" w:hAnsi="Times New Roman" w:cs="Times New Roman"/>
          <w:iCs/>
          <w:lang w:val="en-US"/>
        </w:rPr>
        <w:t>Thirty-six articles and 3979 patients were included. Specifically, 26 papers on BAs management strategies and 10 articles on BAs original classifications.</w:t>
      </w:r>
      <w:r w:rsidR="00BB71FC" w:rsidRPr="000D1891">
        <w:rPr>
          <w:rFonts w:ascii="Times New Roman" w:hAnsi="Times New Roman" w:cs="Times New Roman"/>
          <w:iCs/>
          <w:lang w:val="en-US"/>
        </w:rPr>
        <w:t xml:space="preserve"> </w:t>
      </w:r>
      <w:r w:rsidR="002E5255" w:rsidRPr="000D1891">
        <w:rPr>
          <w:rFonts w:ascii="Times New Roman" w:hAnsi="Times New Roman" w:cs="Times New Roman"/>
          <w:i/>
          <w:lang w:val="en-US"/>
        </w:rPr>
        <w:t>Conclusions</w:t>
      </w:r>
      <w:r w:rsidR="00A94165" w:rsidRPr="000D1891">
        <w:rPr>
          <w:rFonts w:ascii="Times New Roman" w:hAnsi="Times New Roman" w:cs="Times New Roman"/>
          <w:lang w:val="en-US"/>
        </w:rPr>
        <w:t xml:space="preserve">: BAs of the NAC, the IMF and the breast cone can be distinguished into idiopathic or secondary and following quantitative (volume and projection) and qualitative parameters (shape, position and consistency). Consistency is particularly relevant for surgical stability of the results over time. Therefore, the preoperative evaluation should not be limited to a simple visual inspection but requires a careful palpatory comparison of each breast in order to assess any qualitative BAs and plan the appropriate strategy, aiming to improve surgical results and their long-term stability. </w:t>
      </w:r>
      <w:r w:rsidR="002E5255" w:rsidRPr="000D1891">
        <w:rPr>
          <w:rFonts w:ascii="Times New Roman" w:hAnsi="Times New Roman" w:cs="Times New Roman"/>
          <w:lang w:val="en-US"/>
        </w:rPr>
        <w:t>(www.actabiomedica.it)</w:t>
      </w:r>
    </w:p>
    <w:p w14:paraId="049D968E" w14:textId="77777777" w:rsidR="00BD2DC4" w:rsidRDefault="002E5255" w:rsidP="003D5B69">
      <w:pPr>
        <w:spacing w:line="360" w:lineRule="auto"/>
        <w:jc w:val="both"/>
        <w:rPr>
          <w:rFonts w:ascii="Times New Roman" w:hAnsi="Times New Roman" w:cs="Times New Roman"/>
          <w:lang w:val="en-US"/>
        </w:rPr>
      </w:pPr>
      <w:r w:rsidRPr="000D1891">
        <w:rPr>
          <w:rFonts w:ascii="Times New Roman" w:hAnsi="Times New Roman" w:cs="Times New Roman"/>
          <w:b/>
          <w:lang w:val="en-US"/>
        </w:rPr>
        <w:t>Key words:</w:t>
      </w:r>
      <w:r w:rsidR="00A94165" w:rsidRPr="000D1891">
        <w:rPr>
          <w:rFonts w:ascii="Times New Roman" w:hAnsi="Times New Roman" w:cs="Times New Roman"/>
          <w:lang w:val="en-US"/>
        </w:rPr>
        <w:t xml:space="preserve"> </w:t>
      </w:r>
      <w:r w:rsidR="00BB71FC" w:rsidRPr="000D1891">
        <w:rPr>
          <w:rFonts w:ascii="Times New Roman" w:hAnsi="Times New Roman" w:cs="Times New Roman"/>
          <w:lang w:val="en-US"/>
        </w:rPr>
        <w:t>b</w:t>
      </w:r>
      <w:r w:rsidR="00A94165" w:rsidRPr="000D1891">
        <w:rPr>
          <w:rFonts w:ascii="Times New Roman" w:hAnsi="Times New Roman" w:cs="Times New Roman"/>
          <w:lang w:val="en-US"/>
        </w:rPr>
        <w:t>reast asymmetry AND surgery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asymmetry AND classification</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breast shape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nipple areola asymmetry</w:t>
      </w:r>
      <w:r w:rsidR="00BB71FC" w:rsidRPr="000D1891">
        <w:rPr>
          <w:rFonts w:ascii="Times New Roman" w:hAnsi="Times New Roman" w:cs="Times New Roman"/>
          <w:lang w:val="en-US"/>
        </w:rPr>
        <w:t xml:space="preserve">, </w:t>
      </w:r>
      <w:r w:rsidR="00A94165" w:rsidRPr="000D1891">
        <w:rPr>
          <w:rFonts w:ascii="Times New Roman" w:hAnsi="Times New Roman" w:cs="Times New Roman"/>
          <w:lang w:val="en-US"/>
        </w:rPr>
        <w:t>acquired breast asymmetry</w:t>
      </w:r>
      <w:r w:rsidR="00BB71FC" w:rsidRPr="000D1891">
        <w:rPr>
          <w:rFonts w:ascii="Times New Roman" w:hAnsi="Times New Roman" w:cs="Times New Roman"/>
          <w:lang w:val="en-US"/>
        </w:rPr>
        <w:t>,</w:t>
      </w:r>
      <w:r w:rsidR="00A94165" w:rsidRPr="000D1891">
        <w:rPr>
          <w:rFonts w:ascii="Times New Roman" w:hAnsi="Times New Roman" w:cs="Times New Roman"/>
          <w:lang w:val="en-US"/>
        </w:rPr>
        <w:t xml:space="preserve"> congenital breast asymmetry</w:t>
      </w:r>
    </w:p>
    <w:p w14:paraId="2D799140" w14:textId="516E0408" w:rsidR="00BD2DC4" w:rsidRDefault="00BB71FC" w:rsidP="003D5B69">
      <w:pPr>
        <w:spacing w:line="360" w:lineRule="auto"/>
        <w:jc w:val="both"/>
        <w:rPr>
          <w:rFonts w:ascii="Times New Roman" w:hAnsi="Times New Roman" w:cs="Times New Roman"/>
          <w:b/>
          <w:bCs/>
          <w:lang w:val="en-US"/>
        </w:rPr>
      </w:pPr>
      <w:r w:rsidRPr="000D1891">
        <w:rPr>
          <w:rFonts w:ascii="Times New Roman" w:hAnsi="Times New Roman" w:cs="Times New Roman"/>
          <w:b/>
          <w:bCs/>
          <w:lang w:val="en-US"/>
        </w:rPr>
        <w:t>Introduction</w:t>
      </w:r>
    </w:p>
    <w:p w14:paraId="127A96EA" w14:textId="08447A27" w:rsidR="00F74742" w:rsidRPr="000D1891" w:rsidRDefault="00F74742" w:rsidP="003D5B69">
      <w:pPr>
        <w:spacing w:line="360" w:lineRule="auto"/>
        <w:jc w:val="both"/>
        <w:rPr>
          <w:rFonts w:ascii="Times New Roman" w:hAnsi="Times New Roman" w:cs="Times New Roman"/>
          <w:lang w:val="en-US"/>
        </w:rPr>
      </w:pPr>
      <w:r w:rsidRPr="000D1891">
        <w:rPr>
          <w:rFonts w:ascii="Times New Roman" w:hAnsi="Times New Roman" w:cs="Times New Roman"/>
          <w:lang w:val="en-US"/>
        </w:rPr>
        <w:t xml:space="preserve">Woman’s breasts are naturally asymmetric. However, when referring to breast anatomy, symmetry is key to harmony and pleasing appearance. Since 1968, breast asymmetry (BA) was identified as a disorder, requiring attention and specific treatment </w:t>
      </w:r>
      <w:r w:rsidR="00BF6296">
        <w:rPr>
          <w:rFonts w:ascii="Times New Roman" w:hAnsi="Times New Roman" w:cs="Times New Roman"/>
          <w:noProof/>
          <w:lang w:val="en-US"/>
        </w:rPr>
      </w:r>
      <w:del w:id="1" w:author="Citation Tool" w:date="2026-02-13T11:44:01.079Z">
        <w:r>
          <w:rPr>
            <w:highlight w:val="red"/>
          </w:rPr>
          <w:delText>(2)</w:delText>
        </w:r>
      </w:del>
      <w:ins w:id="2" w:author="Citation Tool" w:date="2026-02-13T11:44:01.079Z">
        <w:r>
          <w:rPr>
            <w:highlight w:val="cyan"/>
          </w:rPr>
          <w:t>(1)</w:t>
        </w:r>
      </w:ins>
      <w:r w:rsidRPr="000D1891">
        <w:rPr>
          <w:rFonts w:ascii="Times New Roman" w:hAnsi="Times New Roman" w:cs="Times New Roman"/>
          <w:lang w:val="en-US"/>
        </w:rPr>
        <w:t xml:space="preserve">. Amastia or severe form of unilateral breast hypotrophy were firstly reported in the literature as BA, named “Amazon’s Syndrome” </w:t>
      </w:r>
      <w:r w:rsidR="00BF6296">
        <w:rPr>
          <w:rFonts w:ascii="Times New Roman" w:hAnsi="Times New Roman" w:cs="Times New Roman"/>
          <w:noProof/>
          <w:lang w:val="en-US"/>
        </w:rPr>
      </w:r>
      <w:del w:id="3" w:author="Citation Tool" w:date="2026-02-13T11:44:01.079Z">
        <w:r>
          <w:rPr>
            <w:highlight w:val="red"/>
          </w:rPr>
          <w:delText>(3)</w:delText>
        </w:r>
      </w:del>
      <w:ins w:id="4" w:author="Citation Tool" w:date="2026-02-13T11:44:01.079Z">
        <w:r>
          <w:rPr>
            <w:highlight w:val="cyan"/>
          </w:rPr>
          <w:t>(2)</w:t>
        </w:r>
      </w:ins>
      <w:r w:rsidRPr="000D1891">
        <w:rPr>
          <w:rFonts w:ascii="Times New Roman" w:hAnsi="Times New Roman" w:cs="Times New Roman"/>
          <w:lang w:val="en-US"/>
        </w:rPr>
        <w:t>. Subsequently, Edstrom introduced a wider concept</w:t>
      </w:r>
      <w:r w:rsidR="000729AC">
        <w:rPr>
          <w:rFonts w:ascii="Times New Roman" w:hAnsi="Times New Roman" w:cs="Times New Roman"/>
          <w:lang w:val="en-US"/>
        </w:rPr>
        <w:t xml:space="preserve"> </w:t>
      </w:r>
      <w:del w:id="5" w:author="Citation Tool" w:date="2026-02-13T11:44:01.079Z">
        <w:r>
          <w:rPr>
            <w:highlight w:val="red"/>
          </w:rPr>
          <w:delText>(4)</w:delText>
        </w:r>
      </w:del>
      <w:ins w:id="6" w:author="Citation Tool" w:date="2026-02-13T11:44:01.079Z">
        <w:r>
          <w:rPr>
            <w:highlight w:val="cyan"/>
          </w:rPr>
          <w:t>(3)</w:t>
        </w:r>
      </w:ins>
      <w:r w:rsidRPr="000D1891">
        <w:rPr>
          <w:rFonts w:ascii="Times New Roman" w:hAnsi="Times New Roman" w:cs="Times New Roman"/>
          <w:lang w:val="en-US"/>
        </w:rPr>
        <w:t xml:space="preserve"> of breast asymmetries (BAs) </w:t>
      </w:r>
      <w:r w:rsidR="00BF6296">
        <w:rPr>
          <w:rFonts w:ascii="Times New Roman" w:hAnsi="Times New Roman" w:cs="Times New Roman"/>
          <w:noProof/>
          <w:lang w:val="en-US"/>
        </w:rPr>
      </w:r>
      <w:del w:id="7" w:author="Citation Tool" w:date="2026-02-13T11:44:01.079Z">
        <w:r>
          <w:rPr>
            <w:highlight w:val="red"/>
          </w:rPr>
          <w:delText>(1)</w:delText>
        </w:r>
      </w:del>
      <w:ins w:id="8" w:author="Citation Tool" w:date="2026-02-13T11:44:01.079Z">
        <w:r>
          <w:rPr>
            <w:highlight w:val="cyan"/>
          </w:rPr>
          <w:t>(4)</w:t>
        </w:r>
      </w:ins>
      <w:r w:rsidR="00A91B10">
        <w:rPr>
          <w:rFonts w:ascii="Times New Roman" w:hAnsi="Times New Roman" w:cs="Times New Roman"/>
          <w:noProof/>
          <w:lang w:val="en-US"/>
        </w:rPr>
      </w:r>
      <w:r w:rsidR="00BF6296">
        <w:rPr>
          <w:rFonts w:ascii="Times New Roman" w:hAnsi="Times New Roman" w:cs="Times New Roman"/>
          <w:noProof/>
          <w:lang w:val="en-US"/>
        </w:rPr>
      </w:r>
      <w:r w:rsidRPr="000D1891">
        <w:rPr>
          <w:rFonts w:ascii="Times New Roman" w:hAnsi="Times New Roman" w:cs="Times New Roman"/>
          <w:lang w:val="en-US"/>
        </w:rPr>
        <w:t>.</w:t>
      </w:r>
    </w:p>
    <w:p w14:paraId="7256A775" w14:textId="5021CBBA" w:rsidR="00BD2DC4" w:rsidRDefault="00BD2DC4" w:rsidP="003D5B69">
      <w:pPr>
        <w:spacing w:line="360" w:lineRule="auto"/>
        <w:jc w:val="both"/>
        <w:rPr>
          <w:rFonts w:ascii="Times New Roman" w:hAnsi="Times New Roman" w:cs="Times New Roman"/>
          <w:b/>
          <w:sz w:val="20"/>
          <w:szCs w:val="20"/>
          <w:lang w:val="en-GB"/>
        </w:rPr>
      </w:pPr>
    </w:p>
    <w:p w14:paraId="25E163E4" w14:textId="4B0AA487" w:rsidR="00255D92" w:rsidRPr="003D5B69" w:rsidRDefault="00164DE3" w:rsidP="003D5B69">
      <w:pPr>
        <w:pStyle w:val="Titolosezioniarticologenerico"/>
        <w:spacing w:line="360" w:lineRule="auto"/>
        <w:jc w:val="both"/>
      </w:pPr>
      <w:r w:rsidRPr="003D5B69">
        <w:t>References</w:t>
      </w:r>
    </w:p>
    <w:p w14:paraId="359ED064" w14:textId="57BA4053"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Henseler H. Exploring natural breast symmetry in the female plastic surgical patient population. GMS Interdiscip Plast Reconstr Surg DGPW. 2023;12:Doc03.</w:t>
      </w:r>
    </w:p>
    <w:p w14:paraId="16F983B1" w14:textId="465B32D1"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Edstrom LE, Robson MC, Wright JK. A method for the evaluation of minor degrees of breast asymmetry. Plast Reconstr Surg. 1977;60(5):812-4.</w:t>
      </w:r>
    </w:p>
    <w:p w14:paraId="4AA6EFA0" w14:textId="33B9625B"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Radlauer CB, Bowers DG, Jr. Treatment of severe breast asymmetry. Plast Reconstr Surg. 1971;47(4):347-50.</w:t>
      </w:r>
    </w:p>
    <w:p w14:paraId="17FEA2BF" w14:textId="69FEFC25" w:rsidR="00BF6296" w:rsidRPr="009B4023" w:rsidRDefault="00BF6296" w:rsidP="003D5B69">
      <w:pPr>
        <w:pStyle w:val="EndNoteBibliography"/>
        <w:numPr>
          <w:ilvl w:val="0"/>
          <w:numId w:val="14"/>
        </w:numPr>
        <w:jc w:val="both"/>
        <w:rPr>
          <w:rFonts w:ascii="Times New Roman" w:hAnsi="Times New Roman" w:cs="Times New Roman"/>
          <w:noProof/>
        </w:rPr>
      </w:pPr>
      <w:r w:rsidRPr="009B4023">
        <w:rPr>
          <w:rFonts w:ascii="Times New Roman" w:hAnsi="Times New Roman" w:cs="Times New Roman"/>
          <w:noProof/>
        </w:rPr>
        <w:t>Vandenbussche F. Asymmetries of the breast: a classification system. Aesthetic Plast Surg. 1984;8(1):27-36.</w:t>
      </w:r>
    </w:p>
    <w:p w14:paraId="3F87919F" w14:textId="20949B5A" w:rsidR="00BF6296" w:rsidRPr="009B4023" w:rsidRDefault="00BF6296" w:rsidP="000729AC">
      <w:pPr>
        <w:pStyle w:val="EndNoteBibliography"/>
        <w:ind w:left="1068"/>
        <w:jc w:val="both"/>
        <w:rPr>
          <w:rFonts w:ascii="Times New Roman" w:hAnsi="Times New Roman" w:cs="Times New Roman"/>
          <w:noProof/>
        </w:rPr>
      </w:pPr>
    </w:p>
    <w:sectPr w:rsidR="00BF6296" w:rsidRPr="009B4023" w:rsidSect="00315225">
      <w:footerReference w:type="even" r:id="rId7"/>
      <w:footerReference w:type="default" r:id="rId8"/>
      <w:headerReference w:type="first" r:id="rId9"/>
      <w:pgSz w:w="11906" w:h="16838"/>
      <w:pgMar w:top="141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6D71B" w14:textId="77777777" w:rsidR="00FD6B5F" w:rsidRDefault="00FD6B5F" w:rsidP="00315225">
      <w:r>
        <w:separator/>
      </w:r>
    </w:p>
  </w:endnote>
  <w:endnote w:type="continuationSeparator" w:id="0">
    <w:p w14:paraId="0429E8ED" w14:textId="77777777" w:rsidR="00FD6B5F" w:rsidRDefault="00FD6B5F" w:rsidP="0031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F318" w14:textId="77777777" w:rsidR="00470FF5" w:rsidRDefault="00470FF5" w:rsidP="00CD71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DFC058" w14:textId="77777777" w:rsidR="00470FF5" w:rsidRDefault="00470FF5" w:rsidP="00470F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7CE5" w14:textId="77777777" w:rsidR="00470FF5" w:rsidRDefault="00470FF5" w:rsidP="00470F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2AD7" w14:textId="77777777" w:rsidR="00FD6B5F" w:rsidRDefault="00FD6B5F" w:rsidP="00315225">
      <w:r>
        <w:separator/>
      </w:r>
    </w:p>
  </w:footnote>
  <w:footnote w:type="continuationSeparator" w:id="0">
    <w:p w14:paraId="5AB0CECE" w14:textId="77777777" w:rsidR="00FD6B5F" w:rsidRDefault="00FD6B5F" w:rsidP="00315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077A" w14:textId="54D1DCAC" w:rsidR="00BC115C" w:rsidRDefault="00BC115C" w:rsidP="007F6A12">
    <w:pPr>
      <w:jc w:val="both"/>
      <w:outlineLvl w:val="0"/>
      <w:rPr>
        <w:rFonts w:ascii="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622"/>
    <w:multiLevelType w:val="hybridMultilevel"/>
    <w:tmpl w:val="9DE26594"/>
    <w:lvl w:ilvl="0" w:tplc="42C4ED1A">
      <w:start w:val="1"/>
      <w:numFmt w:val="decimal"/>
      <w:lvlText w:val="%1."/>
      <w:lvlJc w:val="left"/>
      <w:pPr>
        <w:ind w:left="928" w:hanging="360"/>
      </w:pPr>
      <w:rPr>
        <w:rFonts w:hint="default"/>
      </w:rPr>
    </w:lvl>
    <w:lvl w:ilvl="1" w:tplc="04100019" w:tentative="1">
      <w:start w:val="1"/>
      <w:numFmt w:val="lowerLetter"/>
      <w:lvlText w:val="%2."/>
      <w:lvlJc w:val="left"/>
      <w:pPr>
        <w:ind w:left="1648" w:hanging="360"/>
      </w:pPr>
    </w:lvl>
    <w:lvl w:ilvl="2" w:tplc="0410001B" w:tentative="1">
      <w:start w:val="1"/>
      <w:numFmt w:val="lowerRoman"/>
      <w:lvlText w:val="%3."/>
      <w:lvlJc w:val="right"/>
      <w:pPr>
        <w:ind w:left="2368" w:hanging="180"/>
      </w:pPr>
    </w:lvl>
    <w:lvl w:ilvl="3" w:tplc="0410000F" w:tentative="1">
      <w:start w:val="1"/>
      <w:numFmt w:val="decimal"/>
      <w:lvlText w:val="%4."/>
      <w:lvlJc w:val="left"/>
      <w:pPr>
        <w:ind w:left="3088" w:hanging="360"/>
      </w:pPr>
    </w:lvl>
    <w:lvl w:ilvl="4" w:tplc="04100019" w:tentative="1">
      <w:start w:val="1"/>
      <w:numFmt w:val="lowerLetter"/>
      <w:lvlText w:val="%5."/>
      <w:lvlJc w:val="left"/>
      <w:pPr>
        <w:ind w:left="3808" w:hanging="360"/>
      </w:pPr>
    </w:lvl>
    <w:lvl w:ilvl="5" w:tplc="0410001B" w:tentative="1">
      <w:start w:val="1"/>
      <w:numFmt w:val="lowerRoman"/>
      <w:lvlText w:val="%6."/>
      <w:lvlJc w:val="right"/>
      <w:pPr>
        <w:ind w:left="4528" w:hanging="180"/>
      </w:pPr>
    </w:lvl>
    <w:lvl w:ilvl="6" w:tplc="0410000F" w:tentative="1">
      <w:start w:val="1"/>
      <w:numFmt w:val="decimal"/>
      <w:lvlText w:val="%7."/>
      <w:lvlJc w:val="left"/>
      <w:pPr>
        <w:ind w:left="5248" w:hanging="360"/>
      </w:pPr>
    </w:lvl>
    <w:lvl w:ilvl="7" w:tplc="04100019" w:tentative="1">
      <w:start w:val="1"/>
      <w:numFmt w:val="lowerLetter"/>
      <w:lvlText w:val="%8."/>
      <w:lvlJc w:val="left"/>
      <w:pPr>
        <w:ind w:left="5968" w:hanging="360"/>
      </w:pPr>
    </w:lvl>
    <w:lvl w:ilvl="8" w:tplc="0410001B" w:tentative="1">
      <w:start w:val="1"/>
      <w:numFmt w:val="lowerRoman"/>
      <w:lvlText w:val="%9."/>
      <w:lvlJc w:val="right"/>
      <w:pPr>
        <w:ind w:left="6688" w:hanging="180"/>
      </w:pPr>
    </w:lvl>
  </w:abstractNum>
  <w:abstractNum w:abstractNumId="1" w15:restartNumberingAfterBreak="0">
    <w:nsid w:val="06686D1C"/>
    <w:multiLevelType w:val="hybridMultilevel"/>
    <w:tmpl w:val="16BCA7A4"/>
    <w:lvl w:ilvl="0" w:tplc="49C0B1D4">
      <w:numFmt w:val="bullet"/>
      <w:lvlText w:val="•"/>
      <w:lvlJc w:val="left"/>
      <w:pPr>
        <w:ind w:left="1420" w:hanging="70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067B4AAE"/>
    <w:multiLevelType w:val="hybridMultilevel"/>
    <w:tmpl w:val="AD4E071A"/>
    <w:lvl w:ilvl="0" w:tplc="5A10B43A">
      <w:numFmt w:val="bullet"/>
      <w:lvlText w:val="•"/>
      <w:lvlJc w:val="left"/>
      <w:pPr>
        <w:ind w:left="284" w:hanging="284"/>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7342A3"/>
    <w:multiLevelType w:val="hybridMultilevel"/>
    <w:tmpl w:val="7C8C7CD8"/>
    <w:lvl w:ilvl="0" w:tplc="314CBC54">
      <w:start w:val="4"/>
      <w:numFmt w:val="decimal"/>
      <w:lvlText w:val="%1."/>
      <w:lvlJc w:val="left"/>
      <w:pPr>
        <w:ind w:left="928" w:hanging="360"/>
      </w:pPr>
      <w:rPr>
        <w:rFonts w:ascii="Times New Roman" w:hAnsi="Times New Roman" w:cs="Times New Roman" w:hint="default"/>
        <w:b w:val="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C72345"/>
    <w:multiLevelType w:val="hybridMultilevel"/>
    <w:tmpl w:val="7200ECBA"/>
    <w:lvl w:ilvl="0" w:tplc="42C4ED1A">
      <w:start w:val="1"/>
      <w:numFmt w:val="decimal"/>
      <w:lvlText w:val="%1."/>
      <w:lvlJc w:val="left"/>
      <w:pPr>
        <w:ind w:left="360" w:hanging="360"/>
      </w:pPr>
      <w:rPr>
        <w:rFonts w:hint="default"/>
      </w:rPr>
    </w:lvl>
    <w:lvl w:ilvl="1" w:tplc="04100019" w:tentative="1">
      <w:start w:val="1"/>
      <w:numFmt w:val="lowerLetter"/>
      <w:lvlText w:val="%2."/>
      <w:lvlJc w:val="left"/>
      <w:pPr>
        <w:ind w:left="872" w:hanging="360"/>
      </w:pPr>
    </w:lvl>
    <w:lvl w:ilvl="2" w:tplc="0410001B" w:tentative="1">
      <w:start w:val="1"/>
      <w:numFmt w:val="lowerRoman"/>
      <w:lvlText w:val="%3."/>
      <w:lvlJc w:val="right"/>
      <w:pPr>
        <w:ind w:left="1592" w:hanging="180"/>
      </w:pPr>
    </w:lvl>
    <w:lvl w:ilvl="3" w:tplc="0410000F" w:tentative="1">
      <w:start w:val="1"/>
      <w:numFmt w:val="decimal"/>
      <w:lvlText w:val="%4."/>
      <w:lvlJc w:val="left"/>
      <w:pPr>
        <w:ind w:left="2312" w:hanging="360"/>
      </w:pPr>
    </w:lvl>
    <w:lvl w:ilvl="4" w:tplc="04100019" w:tentative="1">
      <w:start w:val="1"/>
      <w:numFmt w:val="lowerLetter"/>
      <w:lvlText w:val="%5."/>
      <w:lvlJc w:val="left"/>
      <w:pPr>
        <w:ind w:left="3032" w:hanging="360"/>
      </w:pPr>
    </w:lvl>
    <w:lvl w:ilvl="5" w:tplc="0410001B" w:tentative="1">
      <w:start w:val="1"/>
      <w:numFmt w:val="lowerRoman"/>
      <w:lvlText w:val="%6."/>
      <w:lvlJc w:val="right"/>
      <w:pPr>
        <w:ind w:left="3752" w:hanging="180"/>
      </w:pPr>
    </w:lvl>
    <w:lvl w:ilvl="6" w:tplc="0410000F" w:tentative="1">
      <w:start w:val="1"/>
      <w:numFmt w:val="decimal"/>
      <w:lvlText w:val="%7."/>
      <w:lvlJc w:val="left"/>
      <w:pPr>
        <w:ind w:left="4472" w:hanging="360"/>
      </w:pPr>
    </w:lvl>
    <w:lvl w:ilvl="7" w:tplc="04100019" w:tentative="1">
      <w:start w:val="1"/>
      <w:numFmt w:val="lowerLetter"/>
      <w:lvlText w:val="%8."/>
      <w:lvlJc w:val="left"/>
      <w:pPr>
        <w:ind w:left="5192" w:hanging="360"/>
      </w:pPr>
    </w:lvl>
    <w:lvl w:ilvl="8" w:tplc="0410001B" w:tentative="1">
      <w:start w:val="1"/>
      <w:numFmt w:val="lowerRoman"/>
      <w:lvlText w:val="%9."/>
      <w:lvlJc w:val="right"/>
      <w:pPr>
        <w:ind w:left="5912" w:hanging="180"/>
      </w:pPr>
    </w:lvl>
  </w:abstractNum>
  <w:abstractNum w:abstractNumId="5" w15:restartNumberingAfterBreak="0">
    <w:nsid w:val="166D111A"/>
    <w:multiLevelType w:val="multilevel"/>
    <w:tmpl w:val="012C3DC0"/>
    <w:styleLink w:val="Elencocorrente1"/>
    <w:lvl w:ilvl="0">
      <w:numFmt w:val="bullet"/>
      <w:lvlText w:val="•"/>
      <w:lvlJc w:val="left"/>
      <w:pPr>
        <w:ind w:left="1060" w:hanging="70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C907F31"/>
    <w:multiLevelType w:val="hybridMultilevel"/>
    <w:tmpl w:val="AC1C4BBE"/>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F4259B0"/>
    <w:multiLevelType w:val="hybridMultilevel"/>
    <w:tmpl w:val="8F66C5CA"/>
    <w:lvl w:ilvl="0" w:tplc="BA165C62">
      <w:start w:val="1"/>
      <w:numFmt w:val="decimal"/>
      <w:lvlText w:val="%1."/>
      <w:lvlJc w:val="left"/>
      <w:pPr>
        <w:ind w:left="1068" w:hanging="7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5101F49"/>
    <w:multiLevelType w:val="hybridMultilevel"/>
    <w:tmpl w:val="E3CCB42E"/>
    <w:lvl w:ilvl="0" w:tplc="0410000F">
      <w:start w:val="1"/>
      <w:numFmt w:val="decimal"/>
      <w:lvlText w:val="%1."/>
      <w:lvlJc w:val="left"/>
      <w:pPr>
        <w:ind w:left="1288" w:hanging="360"/>
      </w:pPr>
    </w:lvl>
    <w:lvl w:ilvl="1" w:tplc="04100019" w:tentative="1">
      <w:start w:val="1"/>
      <w:numFmt w:val="lowerLetter"/>
      <w:lvlText w:val="%2."/>
      <w:lvlJc w:val="left"/>
      <w:pPr>
        <w:ind w:left="2008" w:hanging="360"/>
      </w:pPr>
    </w:lvl>
    <w:lvl w:ilvl="2" w:tplc="0410001B" w:tentative="1">
      <w:start w:val="1"/>
      <w:numFmt w:val="lowerRoman"/>
      <w:lvlText w:val="%3."/>
      <w:lvlJc w:val="right"/>
      <w:pPr>
        <w:ind w:left="2728" w:hanging="180"/>
      </w:pPr>
    </w:lvl>
    <w:lvl w:ilvl="3" w:tplc="0410000F" w:tentative="1">
      <w:start w:val="1"/>
      <w:numFmt w:val="decimal"/>
      <w:lvlText w:val="%4."/>
      <w:lvlJc w:val="left"/>
      <w:pPr>
        <w:ind w:left="3448" w:hanging="360"/>
      </w:pPr>
    </w:lvl>
    <w:lvl w:ilvl="4" w:tplc="04100019" w:tentative="1">
      <w:start w:val="1"/>
      <w:numFmt w:val="lowerLetter"/>
      <w:lvlText w:val="%5."/>
      <w:lvlJc w:val="left"/>
      <w:pPr>
        <w:ind w:left="4168" w:hanging="360"/>
      </w:pPr>
    </w:lvl>
    <w:lvl w:ilvl="5" w:tplc="0410001B" w:tentative="1">
      <w:start w:val="1"/>
      <w:numFmt w:val="lowerRoman"/>
      <w:lvlText w:val="%6."/>
      <w:lvlJc w:val="right"/>
      <w:pPr>
        <w:ind w:left="4888" w:hanging="180"/>
      </w:pPr>
    </w:lvl>
    <w:lvl w:ilvl="6" w:tplc="0410000F" w:tentative="1">
      <w:start w:val="1"/>
      <w:numFmt w:val="decimal"/>
      <w:lvlText w:val="%7."/>
      <w:lvlJc w:val="left"/>
      <w:pPr>
        <w:ind w:left="5608" w:hanging="360"/>
      </w:pPr>
    </w:lvl>
    <w:lvl w:ilvl="7" w:tplc="04100019" w:tentative="1">
      <w:start w:val="1"/>
      <w:numFmt w:val="lowerLetter"/>
      <w:lvlText w:val="%8."/>
      <w:lvlJc w:val="left"/>
      <w:pPr>
        <w:ind w:left="6328" w:hanging="360"/>
      </w:pPr>
    </w:lvl>
    <w:lvl w:ilvl="8" w:tplc="0410001B" w:tentative="1">
      <w:start w:val="1"/>
      <w:numFmt w:val="lowerRoman"/>
      <w:lvlText w:val="%9."/>
      <w:lvlJc w:val="right"/>
      <w:pPr>
        <w:ind w:left="7048" w:hanging="180"/>
      </w:pPr>
    </w:lvl>
  </w:abstractNum>
  <w:abstractNum w:abstractNumId="9" w15:restartNumberingAfterBreak="0">
    <w:nsid w:val="2CE33B5E"/>
    <w:multiLevelType w:val="hybridMultilevel"/>
    <w:tmpl w:val="91BE8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673727C"/>
    <w:multiLevelType w:val="hybridMultilevel"/>
    <w:tmpl w:val="C2C819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F593E"/>
    <w:multiLevelType w:val="multilevel"/>
    <w:tmpl w:val="7C62560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Times New Roman" w:hint="default"/>
        <w:color w:val="000000"/>
      </w:rPr>
    </w:lvl>
    <w:lvl w:ilvl="2">
      <w:start w:val="1"/>
      <w:numFmt w:val="decimal"/>
      <w:isLgl/>
      <w:lvlText w:val="%1.%2.%3."/>
      <w:lvlJc w:val="left"/>
      <w:pPr>
        <w:ind w:left="1800" w:hanging="720"/>
      </w:pPr>
      <w:rPr>
        <w:rFonts w:eastAsia="Times New Roman" w:hint="default"/>
        <w:color w:val="000000"/>
      </w:rPr>
    </w:lvl>
    <w:lvl w:ilvl="3">
      <w:start w:val="1"/>
      <w:numFmt w:val="decimal"/>
      <w:isLgl/>
      <w:lvlText w:val="%1.%2.%3.%4."/>
      <w:lvlJc w:val="left"/>
      <w:pPr>
        <w:ind w:left="2520" w:hanging="1080"/>
      </w:pPr>
      <w:rPr>
        <w:rFonts w:eastAsia="Times New Roman" w:hint="default"/>
        <w:color w:val="000000"/>
      </w:rPr>
    </w:lvl>
    <w:lvl w:ilvl="4">
      <w:start w:val="1"/>
      <w:numFmt w:val="decimal"/>
      <w:isLgl/>
      <w:lvlText w:val="%1.%2.%3.%4.%5."/>
      <w:lvlJc w:val="left"/>
      <w:pPr>
        <w:ind w:left="2880" w:hanging="1080"/>
      </w:pPr>
      <w:rPr>
        <w:rFonts w:eastAsia="Times New Roman" w:hint="default"/>
        <w:color w:val="000000"/>
      </w:rPr>
    </w:lvl>
    <w:lvl w:ilvl="5">
      <w:start w:val="1"/>
      <w:numFmt w:val="decimal"/>
      <w:isLgl/>
      <w:lvlText w:val="%1.%2.%3.%4.%5.%6."/>
      <w:lvlJc w:val="left"/>
      <w:pPr>
        <w:ind w:left="3600" w:hanging="1440"/>
      </w:pPr>
      <w:rPr>
        <w:rFonts w:eastAsia="Times New Roman" w:hint="default"/>
        <w:color w:val="000000"/>
      </w:rPr>
    </w:lvl>
    <w:lvl w:ilvl="6">
      <w:start w:val="1"/>
      <w:numFmt w:val="decimal"/>
      <w:isLgl/>
      <w:lvlText w:val="%1.%2.%3.%4.%5.%6.%7."/>
      <w:lvlJc w:val="left"/>
      <w:pPr>
        <w:ind w:left="3960" w:hanging="1440"/>
      </w:pPr>
      <w:rPr>
        <w:rFonts w:eastAsia="Times New Roman" w:hint="default"/>
        <w:color w:val="000000"/>
      </w:rPr>
    </w:lvl>
    <w:lvl w:ilvl="7">
      <w:start w:val="1"/>
      <w:numFmt w:val="decimal"/>
      <w:isLgl/>
      <w:lvlText w:val="%1.%2.%3.%4.%5.%6.%7.%8."/>
      <w:lvlJc w:val="left"/>
      <w:pPr>
        <w:ind w:left="4680" w:hanging="1800"/>
      </w:pPr>
      <w:rPr>
        <w:rFonts w:eastAsia="Times New Roman" w:hint="default"/>
        <w:color w:val="000000"/>
      </w:rPr>
    </w:lvl>
    <w:lvl w:ilvl="8">
      <w:start w:val="1"/>
      <w:numFmt w:val="decimal"/>
      <w:isLgl/>
      <w:lvlText w:val="%1.%2.%3.%4.%5.%6.%7.%8.%9."/>
      <w:lvlJc w:val="left"/>
      <w:pPr>
        <w:ind w:left="5040" w:hanging="1800"/>
      </w:pPr>
      <w:rPr>
        <w:rFonts w:eastAsia="Times New Roman" w:hint="default"/>
        <w:color w:val="000000"/>
      </w:rPr>
    </w:lvl>
  </w:abstractNum>
  <w:abstractNum w:abstractNumId="12" w15:restartNumberingAfterBreak="0">
    <w:nsid w:val="5EFA76A9"/>
    <w:multiLevelType w:val="hybridMultilevel"/>
    <w:tmpl w:val="012C3DC0"/>
    <w:lvl w:ilvl="0" w:tplc="49C0B1D4">
      <w:numFmt w:val="bullet"/>
      <w:lvlText w:val="•"/>
      <w:lvlJc w:val="left"/>
      <w:pPr>
        <w:ind w:left="1060" w:hanging="70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8CA2BD8"/>
    <w:multiLevelType w:val="hybridMultilevel"/>
    <w:tmpl w:val="873699F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45813456">
    <w:abstractNumId w:val="3"/>
  </w:num>
  <w:num w:numId="2" w16cid:durableId="233130257">
    <w:abstractNumId w:val="8"/>
  </w:num>
  <w:num w:numId="3" w16cid:durableId="72894984">
    <w:abstractNumId w:val="0"/>
  </w:num>
  <w:num w:numId="4" w16cid:durableId="734426638">
    <w:abstractNumId w:val="4"/>
  </w:num>
  <w:num w:numId="5" w16cid:durableId="68699776">
    <w:abstractNumId w:val="13"/>
  </w:num>
  <w:num w:numId="6" w16cid:durableId="615408720">
    <w:abstractNumId w:val="9"/>
  </w:num>
  <w:num w:numId="7" w16cid:durableId="1889763184">
    <w:abstractNumId w:val="6"/>
  </w:num>
  <w:num w:numId="8" w16cid:durableId="1095714427">
    <w:abstractNumId w:val="1"/>
  </w:num>
  <w:num w:numId="9" w16cid:durableId="1428843921">
    <w:abstractNumId w:val="12"/>
  </w:num>
  <w:num w:numId="10" w16cid:durableId="663899880">
    <w:abstractNumId w:val="5"/>
  </w:num>
  <w:num w:numId="11" w16cid:durableId="1308702072">
    <w:abstractNumId w:val="2"/>
  </w:num>
  <w:num w:numId="12" w16cid:durableId="793599135">
    <w:abstractNumId w:val="11"/>
  </w:num>
  <w:num w:numId="13" w16cid:durableId="1137189633">
    <w:abstractNumId w:val="10"/>
  </w:num>
  <w:num w:numId="14" w16cid:durableId="10490382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0wwepwp2etearetr035fwewr9fd0vfdpwdw&quot;&gt;cgrp 2&lt;record-ids&gt;&lt;item&gt;1442&lt;/item&gt;&lt;item&gt;1956&lt;/item&gt;&lt;item&gt;2011&lt;/item&gt;&lt;item&gt;2016&lt;/item&gt;&lt;item&gt;2017&lt;/item&gt;&lt;item&gt;2018&lt;/item&gt;&lt;item&gt;2019&lt;/item&gt;&lt;item&gt;2020&lt;/item&gt;&lt;item&gt;2024&lt;/item&gt;&lt;item&gt;2025&lt;/item&gt;&lt;item&gt;2028&lt;/item&gt;&lt;item&gt;2029&lt;/item&gt;&lt;item&gt;2030&lt;/item&gt;&lt;item&gt;2034&lt;/item&gt;&lt;item&gt;2035&lt;/item&gt;&lt;item&gt;2036&lt;/item&gt;&lt;item&gt;2037&lt;/item&gt;&lt;item&gt;2040&lt;/item&gt;&lt;item&gt;2042&lt;/item&gt;&lt;item&gt;2045&lt;/item&gt;&lt;item&gt;2046&lt;/item&gt;&lt;item&gt;2047&lt;/item&gt;&lt;item&gt;2051&lt;/item&gt;&lt;item&gt;2052&lt;/item&gt;&lt;item&gt;2053&lt;/item&gt;&lt;item&gt;2054&lt;/item&gt;&lt;item&gt;2055&lt;/item&gt;&lt;item&gt;2056&lt;/item&gt;&lt;item&gt;2057&lt;/item&gt;&lt;item&gt;2058&lt;/item&gt;&lt;item&gt;2059&lt;/item&gt;&lt;item&gt;2061&lt;/item&gt;&lt;item&gt;2063&lt;/item&gt;&lt;item&gt;2064&lt;/item&gt;&lt;item&gt;2066&lt;/item&gt;&lt;item&gt;2069&lt;/item&gt;&lt;item&gt;2074&lt;/item&gt;&lt;item&gt;2075&lt;/item&gt;&lt;item&gt;2076&lt;/item&gt;&lt;item&gt;2078&lt;/item&gt;&lt;item&gt;2080&lt;/item&gt;&lt;item&gt;2082&lt;/item&gt;&lt;item&gt;2083&lt;/item&gt;&lt;item&gt;2086&lt;/item&gt;&lt;item&gt;2087&lt;/item&gt;&lt;item&gt;2088&lt;/item&gt;&lt;item&gt;2089&lt;/item&gt;&lt;item&gt;2090&lt;/item&gt;&lt;item&gt;2196&lt;/item&gt;&lt;item&gt;2197&lt;/item&gt;&lt;item&gt;2198&lt;/item&gt;&lt;item&gt;2199&lt;/item&gt;&lt;item&gt;2200&lt;/item&gt;&lt;item&gt;2201&lt;/item&gt;&lt;item&gt;2203&lt;/item&gt;&lt;item&gt;2204&lt;/item&gt;&lt;item&gt;2205&lt;/item&gt;&lt;item&gt;2206&lt;/item&gt;&lt;item&gt;2207&lt;/item&gt;&lt;item&gt;2208&lt;/item&gt;&lt;item&gt;2209&lt;/item&gt;&lt;item&gt;2210&lt;/item&gt;&lt;item&gt;2211&lt;/item&gt;&lt;item&gt;2212&lt;/item&gt;&lt;item&gt;2213&lt;/item&gt;&lt;item&gt;2214&lt;/item&gt;&lt;item&gt;2215&lt;/item&gt;&lt;item&gt;2216&lt;/item&gt;&lt;item&gt;2217&lt;/item&gt;&lt;item&gt;2218&lt;/item&gt;&lt;item&gt;2219&lt;/item&gt;&lt;item&gt;2220&lt;/item&gt;&lt;item&gt;2221&lt;/item&gt;&lt;item&gt;2266&lt;/item&gt;&lt;item&gt;2415&lt;/item&gt;&lt;item&gt;2416&lt;/item&gt;&lt;item&gt;2579&lt;/item&gt;&lt;item&gt;2582&lt;/item&gt;&lt;item&gt;2583&lt;/item&gt;&lt;item&gt;2585&lt;/item&gt;&lt;/record-ids&gt;&lt;/item&gt;&lt;/Libraries&gt;"/>
  </w:docVars>
  <w:rsids>
    <w:rsidRoot w:val="00315225"/>
    <w:rsid w:val="000130A4"/>
    <w:rsid w:val="00020B12"/>
    <w:rsid w:val="0002793F"/>
    <w:rsid w:val="000729AC"/>
    <w:rsid w:val="000B3682"/>
    <w:rsid w:val="000B5DAA"/>
    <w:rsid w:val="000D1891"/>
    <w:rsid w:val="000D5FD0"/>
    <w:rsid w:val="000E1AC5"/>
    <w:rsid w:val="000F544B"/>
    <w:rsid w:val="000F739E"/>
    <w:rsid w:val="00103E43"/>
    <w:rsid w:val="00104A41"/>
    <w:rsid w:val="00105BB5"/>
    <w:rsid w:val="00151055"/>
    <w:rsid w:val="001519ED"/>
    <w:rsid w:val="00164DE3"/>
    <w:rsid w:val="001736A9"/>
    <w:rsid w:val="00177BB4"/>
    <w:rsid w:val="001941B4"/>
    <w:rsid w:val="00197D55"/>
    <w:rsid w:val="001B25AF"/>
    <w:rsid w:val="001B4340"/>
    <w:rsid w:val="001F395E"/>
    <w:rsid w:val="001F4BC4"/>
    <w:rsid w:val="001F552C"/>
    <w:rsid w:val="00217161"/>
    <w:rsid w:val="00255D92"/>
    <w:rsid w:val="00256509"/>
    <w:rsid w:val="002775E6"/>
    <w:rsid w:val="002D7B9E"/>
    <w:rsid w:val="002E5255"/>
    <w:rsid w:val="002E73B1"/>
    <w:rsid w:val="002F12C6"/>
    <w:rsid w:val="002F43CA"/>
    <w:rsid w:val="0030438C"/>
    <w:rsid w:val="00315225"/>
    <w:rsid w:val="00333B77"/>
    <w:rsid w:val="00370B00"/>
    <w:rsid w:val="003C4ABE"/>
    <w:rsid w:val="003D2D7F"/>
    <w:rsid w:val="003D5B69"/>
    <w:rsid w:val="003F787C"/>
    <w:rsid w:val="00401C2E"/>
    <w:rsid w:val="00427CC8"/>
    <w:rsid w:val="00467357"/>
    <w:rsid w:val="00470DC9"/>
    <w:rsid w:val="00470FF5"/>
    <w:rsid w:val="004755E2"/>
    <w:rsid w:val="0049529D"/>
    <w:rsid w:val="004C429B"/>
    <w:rsid w:val="00523A00"/>
    <w:rsid w:val="005305BC"/>
    <w:rsid w:val="00570E92"/>
    <w:rsid w:val="005904B5"/>
    <w:rsid w:val="005B0F8C"/>
    <w:rsid w:val="005B224E"/>
    <w:rsid w:val="005B4CF0"/>
    <w:rsid w:val="005D7057"/>
    <w:rsid w:val="005D7B48"/>
    <w:rsid w:val="005F3B72"/>
    <w:rsid w:val="00632252"/>
    <w:rsid w:val="00634756"/>
    <w:rsid w:val="006511BC"/>
    <w:rsid w:val="006807EF"/>
    <w:rsid w:val="00686B14"/>
    <w:rsid w:val="006B4FB7"/>
    <w:rsid w:val="006F323D"/>
    <w:rsid w:val="00715662"/>
    <w:rsid w:val="00731788"/>
    <w:rsid w:val="00790E74"/>
    <w:rsid w:val="00791A29"/>
    <w:rsid w:val="007D2A88"/>
    <w:rsid w:val="007F6A12"/>
    <w:rsid w:val="00842EEA"/>
    <w:rsid w:val="00853A95"/>
    <w:rsid w:val="00860923"/>
    <w:rsid w:val="008C0B22"/>
    <w:rsid w:val="008E106E"/>
    <w:rsid w:val="00913A68"/>
    <w:rsid w:val="009160DE"/>
    <w:rsid w:val="009B4023"/>
    <w:rsid w:val="009C0C16"/>
    <w:rsid w:val="009C4517"/>
    <w:rsid w:val="009F710F"/>
    <w:rsid w:val="00A14391"/>
    <w:rsid w:val="00A453A8"/>
    <w:rsid w:val="00A556FE"/>
    <w:rsid w:val="00A56390"/>
    <w:rsid w:val="00A708B5"/>
    <w:rsid w:val="00A76C8D"/>
    <w:rsid w:val="00A901E3"/>
    <w:rsid w:val="00A91B10"/>
    <w:rsid w:val="00A94165"/>
    <w:rsid w:val="00AA4805"/>
    <w:rsid w:val="00AD18B7"/>
    <w:rsid w:val="00AD3326"/>
    <w:rsid w:val="00AD51E4"/>
    <w:rsid w:val="00AE4B36"/>
    <w:rsid w:val="00AF5DA8"/>
    <w:rsid w:val="00B16ECD"/>
    <w:rsid w:val="00B25D1E"/>
    <w:rsid w:val="00B33986"/>
    <w:rsid w:val="00B66B0B"/>
    <w:rsid w:val="00BB71FC"/>
    <w:rsid w:val="00BC115C"/>
    <w:rsid w:val="00BC53DD"/>
    <w:rsid w:val="00BD2DC4"/>
    <w:rsid w:val="00BE3582"/>
    <w:rsid w:val="00BE41E2"/>
    <w:rsid w:val="00BF6296"/>
    <w:rsid w:val="00C403B7"/>
    <w:rsid w:val="00C76A61"/>
    <w:rsid w:val="00C817A1"/>
    <w:rsid w:val="00C8580A"/>
    <w:rsid w:val="00CA5164"/>
    <w:rsid w:val="00CC3532"/>
    <w:rsid w:val="00D53F30"/>
    <w:rsid w:val="00D544E1"/>
    <w:rsid w:val="00D718CE"/>
    <w:rsid w:val="00D91582"/>
    <w:rsid w:val="00DA4EF7"/>
    <w:rsid w:val="00DD1D22"/>
    <w:rsid w:val="00DE3E1B"/>
    <w:rsid w:val="00DF7BAC"/>
    <w:rsid w:val="00E16809"/>
    <w:rsid w:val="00E1717D"/>
    <w:rsid w:val="00E6424F"/>
    <w:rsid w:val="00E64C5F"/>
    <w:rsid w:val="00E910E3"/>
    <w:rsid w:val="00EA03CA"/>
    <w:rsid w:val="00EA0BB0"/>
    <w:rsid w:val="00EB6B56"/>
    <w:rsid w:val="00EC28F0"/>
    <w:rsid w:val="00EE7A90"/>
    <w:rsid w:val="00F00DE7"/>
    <w:rsid w:val="00F16ADE"/>
    <w:rsid w:val="00F467DC"/>
    <w:rsid w:val="00F66F62"/>
    <w:rsid w:val="00F74742"/>
    <w:rsid w:val="00F80FA5"/>
    <w:rsid w:val="00F95960"/>
    <w:rsid w:val="00FA28DA"/>
    <w:rsid w:val="00FB5170"/>
    <w:rsid w:val="00FC1387"/>
    <w:rsid w:val="00FC2003"/>
    <w:rsid w:val="00FD6B5F"/>
    <w:rsid w:val="00FE7450"/>
    <w:rsid w:val="00FF01E5"/>
    <w:rsid w:val="00FF2D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65E1"/>
  <w14:defaultImageDpi w14:val="32767"/>
  <w15:docId w15:val="{7589E3F0-B56F-40C7-8185-00D001F4B51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sezioniarticologenerico">
    <w:name w:val="Titolo sezioni articolo generico"/>
    <w:basedOn w:val="Normal"/>
    <w:next w:val="Normal"/>
    <w:link w:val="TitolosezioniarticologenericoCarattere"/>
    <w:qFormat/>
    <w:rsid w:val="00FF01E5"/>
    <w:pPr>
      <w:spacing w:before="240" w:after="240"/>
    </w:pPr>
    <w:rPr>
      <w:rFonts w:ascii="Times New Roman" w:eastAsia="Times New Roman" w:hAnsi="Times New Roman" w:cs="Times New Roman"/>
      <w:b/>
      <w:lang w:val="en-US" w:eastAsia="it-IT"/>
    </w:rPr>
  </w:style>
  <w:style w:type="paragraph" w:styleId="Header">
    <w:name w:val="header"/>
    <w:basedOn w:val="Normal"/>
    <w:link w:val="HeaderChar"/>
    <w:uiPriority w:val="99"/>
    <w:unhideWhenUsed/>
    <w:rsid w:val="00315225"/>
    <w:pPr>
      <w:tabs>
        <w:tab w:val="center" w:pos="4819"/>
        <w:tab w:val="right" w:pos="9638"/>
      </w:tabs>
    </w:pPr>
  </w:style>
  <w:style w:type="character" w:customStyle="1" w:styleId="HeaderChar">
    <w:name w:val="Header Char"/>
    <w:basedOn w:val="DefaultParagraphFont"/>
    <w:link w:val="Header"/>
    <w:uiPriority w:val="99"/>
    <w:rsid w:val="00315225"/>
  </w:style>
  <w:style w:type="paragraph" w:styleId="Footer">
    <w:name w:val="footer"/>
    <w:basedOn w:val="Normal"/>
    <w:link w:val="FooterChar"/>
    <w:uiPriority w:val="99"/>
    <w:unhideWhenUsed/>
    <w:rsid w:val="00315225"/>
    <w:pPr>
      <w:tabs>
        <w:tab w:val="center" w:pos="4819"/>
        <w:tab w:val="right" w:pos="9638"/>
      </w:tabs>
    </w:pPr>
  </w:style>
  <w:style w:type="character" w:customStyle="1" w:styleId="FooterChar">
    <w:name w:val="Footer Char"/>
    <w:basedOn w:val="DefaultParagraphFont"/>
    <w:link w:val="Footer"/>
    <w:uiPriority w:val="99"/>
    <w:rsid w:val="00315225"/>
  </w:style>
  <w:style w:type="paragraph" w:styleId="NoSpacing">
    <w:name w:val="No Spacing"/>
    <w:uiPriority w:val="1"/>
    <w:qFormat/>
    <w:rsid w:val="00315225"/>
    <w:rPr>
      <w:rFonts w:asciiTheme="minorHAnsi" w:eastAsiaTheme="minorEastAsia" w:hAnsiTheme="minorHAnsi"/>
      <w:sz w:val="22"/>
      <w:szCs w:val="22"/>
      <w:lang w:val="en-US" w:eastAsia="zh-CN"/>
    </w:rPr>
  </w:style>
  <w:style w:type="character" w:styleId="Hyperlink">
    <w:name w:val="Hyperlink"/>
    <w:basedOn w:val="DefaultParagraphFont"/>
    <w:uiPriority w:val="99"/>
    <w:unhideWhenUsed/>
    <w:rsid w:val="00315225"/>
    <w:rPr>
      <w:color w:val="0563C1" w:themeColor="hyperlink"/>
      <w:u w:val="single"/>
    </w:rPr>
  </w:style>
  <w:style w:type="paragraph" w:styleId="EndnoteText">
    <w:name w:val="endnote text"/>
    <w:basedOn w:val="Normal"/>
    <w:link w:val="EndnoteTextChar"/>
    <w:uiPriority w:val="99"/>
    <w:semiHidden/>
    <w:unhideWhenUsed/>
    <w:rsid w:val="00164DE3"/>
    <w:rPr>
      <w:rFonts w:asciiTheme="minorHAnsi" w:hAnsiTheme="minorHAnsi"/>
      <w:sz w:val="20"/>
      <w:szCs w:val="20"/>
      <w:lang w:val="en-GB"/>
    </w:rPr>
  </w:style>
  <w:style w:type="character" w:customStyle="1" w:styleId="EndnoteTextChar">
    <w:name w:val="Endnote Text Char"/>
    <w:basedOn w:val="DefaultParagraphFont"/>
    <w:link w:val="EndnoteText"/>
    <w:uiPriority w:val="99"/>
    <w:semiHidden/>
    <w:rsid w:val="00164DE3"/>
    <w:rPr>
      <w:rFonts w:asciiTheme="minorHAnsi" w:hAnsiTheme="minorHAnsi"/>
      <w:sz w:val="20"/>
      <w:szCs w:val="20"/>
      <w:lang w:val="en-GB"/>
    </w:rPr>
  </w:style>
  <w:style w:type="character" w:styleId="PageNumber">
    <w:name w:val="page number"/>
    <w:basedOn w:val="DefaultParagraphFont"/>
    <w:uiPriority w:val="99"/>
    <w:semiHidden/>
    <w:unhideWhenUsed/>
    <w:rsid w:val="00470FF5"/>
  </w:style>
  <w:style w:type="paragraph" w:styleId="ListParagraph">
    <w:name w:val="List Paragraph"/>
    <w:basedOn w:val="Normal"/>
    <w:uiPriority w:val="34"/>
    <w:qFormat/>
    <w:rsid w:val="00B16ECD"/>
    <w:pPr>
      <w:ind w:left="720"/>
      <w:contextualSpacing/>
    </w:pPr>
    <w:rPr>
      <w:rFonts w:asciiTheme="minorHAnsi" w:eastAsiaTheme="minorEastAsia" w:hAnsiTheme="minorHAnsi"/>
      <w:lang w:eastAsia="it-IT"/>
    </w:rPr>
  </w:style>
  <w:style w:type="paragraph" w:styleId="NormalWeb">
    <w:name w:val="Normal (Web)"/>
    <w:basedOn w:val="Normal"/>
    <w:link w:val="NormalWebChar"/>
    <w:uiPriority w:val="99"/>
    <w:unhideWhenUsed/>
    <w:qFormat/>
    <w:rsid w:val="00256509"/>
    <w:pPr>
      <w:spacing w:before="100" w:beforeAutospacing="1" w:after="100" w:afterAutospacing="1"/>
    </w:pPr>
    <w:rPr>
      <w:rFonts w:ascii="Times New Roman" w:hAnsi="Times New Roman" w:cs="Times New Roman"/>
      <w:lang w:eastAsia="it-IT"/>
    </w:rPr>
  </w:style>
  <w:style w:type="character" w:styleId="Emphasis">
    <w:name w:val="Emphasis"/>
    <w:basedOn w:val="DefaultParagraphFont"/>
    <w:uiPriority w:val="20"/>
    <w:qFormat/>
    <w:rsid w:val="000F544B"/>
    <w:rPr>
      <w:i/>
      <w:iCs/>
    </w:rPr>
  </w:style>
  <w:style w:type="numbering" w:customStyle="1" w:styleId="Elencocorrente1">
    <w:name w:val="Elenco corrente1"/>
    <w:uiPriority w:val="99"/>
    <w:rsid w:val="00570E92"/>
    <w:pPr>
      <w:numPr>
        <w:numId w:val="10"/>
      </w:numPr>
    </w:pPr>
  </w:style>
  <w:style w:type="paragraph" w:customStyle="1" w:styleId="MedLav151text2">
    <w:name w:val="MedLav_1.5.1_text2"/>
    <w:basedOn w:val="Normal"/>
    <w:rsid w:val="00104A41"/>
    <w:pPr>
      <w:adjustRightInd w:val="0"/>
      <w:snapToGrid w:val="0"/>
      <w:spacing w:line="276" w:lineRule="auto"/>
      <w:ind w:right="567" w:firstLine="284"/>
      <w:jc w:val="both"/>
    </w:pPr>
    <w:rPr>
      <w:rFonts w:ascii="Cambria" w:eastAsia="Times New Roman" w:hAnsi="Cambria" w:cs="Times New Roman"/>
      <w:color w:val="000000"/>
      <w:szCs w:val="22"/>
      <w:lang w:val="en-US" w:eastAsia="de-DE" w:bidi="en-US"/>
    </w:rPr>
  </w:style>
  <w:style w:type="character" w:customStyle="1" w:styleId="NormalWebChar">
    <w:name w:val="Normal (Web) Char"/>
    <w:link w:val="NormalWeb"/>
    <w:uiPriority w:val="99"/>
    <w:rsid w:val="00F74742"/>
    <w:rPr>
      <w:rFonts w:ascii="Times New Roman" w:hAnsi="Times New Roman" w:cs="Times New Roman"/>
      <w:lang w:eastAsia="it-IT"/>
    </w:rPr>
  </w:style>
  <w:style w:type="character" w:customStyle="1" w:styleId="y2iqfc">
    <w:name w:val="y2iqfc"/>
    <w:basedOn w:val="DefaultParagraphFont"/>
    <w:rsid w:val="00F74742"/>
  </w:style>
  <w:style w:type="paragraph" w:customStyle="1" w:styleId="EndNoteBibliographyTitle">
    <w:name w:val="EndNote Bibliography Title"/>
    <w:basedOn w:val="Normal"/>
    <w:link w:val="EndNoteBibliographyTitleCarattere"/>
    <w:rsid w:val="00255D92"/>
    <w:pPr>
      <w:jc w:val="center"/>
    </w:pPr>
    <w:rPr>
      <w:rFonts w:cs="Arial"/>
      <w:lang w:val="en-US"/>
    </w:rPr>
  </w:style>
  <w:style w:type="character" w:customStyle="1" w:styleId="TitolosezioniarticologenericoCarattere">
    <w:name w:val="Titolo sezioni articolo generico Carattere"/>
    <w:basedOn w:val="DefaultParagraphFont"/>
    <w:link w:val="Titolosezioniarticologenerico"/>
    <w:rsid w:val="00255D92"/>
    <w:rPr>
      <w:rFonts w:ascii="Times New Roman" w:eastAsia="Times New Roman" w:hAnsi="Times New Roman" w:cs="Times New Roman"/>
      <w:b/>
      <w:lang w:val="en-US" w:eastAsia="it-IT"/>
    </w:rPr>
  </w:style>
  <w:style w:type="character" w:customStyle="1" w:styleId="EndNoteBibliographyTitleCarattere">
    <w:name w:val="EndNote Bibliography Title Carattere"/>
    <w:basedOn w:val="TitolosezioniarticologenericoCarattere"/>
    <w:link w:val="EndNoteBibliographyTitle"/>
    <w:rsid w:val="00255D92"/>
    <w:rPr>
      <w:rFonts w:ascii="Times New Roman" w:eastAsia="Times New Roman" w:hAnsi="Times New Roman" w:cs="Arial"/>
      <w:b w:val="0"/>
      <w:lang w:val="en-US" w:eastAsia="it-IT"/>
    </w:rPr>
  </w:style>
  <w:style w:type="paragraph" w:customStyle="1" w:styleId="EndNoteBibliography">
    <w:name w:val="EndNote Bibliography"/>
    <w:basedOn w:val="Normal"/>
    <w:link w:val="EndNoteBibliographyCarattere"/>
    <w:rsid w:val="00255D92"/>
    <w:rPr>
      <w:rFonts w:cs="Arial"/>
      <w:lang w:val="en-US"/>
    </w:rPr>
  </w:style>
  <w:style w:type="character" w:customStyle="1" w:styleId="EndNoteBibliographyCarattere">
    <w:name w:val="EndNote Bibliography Carattere"/>
    <w:basedOn w:val="TitolosezioniarticologenericoCarattere"/>
    <w:link w:val="EndNoteBibliography"/>
    <w:rsid w:val="00255D92"/>
    <w:rPr>
      <w:rFonts w:ascii="Times New Roman" w:eastAsia="Times New Roman" w:hAnsi="Times New Roman" w:cs="Arial"/>
      <w:b w:val="0"/>
      <w:lang w:val="en-US" w:eastAsia="it-IT"/>
    </w:rPr>
  </w:style>
  <w:style w:type="table" w:styleId="TableGrid">
    <w:name w:val="Table Grid"/>
    <w:basedOn w:val="TableNormal"/>
    <w:uiPriority w:val="39"/>
    <w:rsid w:val="00255D9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255D92"/>
  </w:style>
  <w:style w:type="character" w:customStyle="1" w:styleId="UnresolvedMention1">
    <w:name w:val="Unresolved Mention1"/>
    <w:basedOn w:val="DefaultParagraphFont"/>
    <w:uiPriority w:val="99"/>
    <w:rsid w:val="00BB71FC"/>
    <w:rPr>
      <w:color w:val="605E5C"/>
      <w:shd w:val="clear" w:color="auto" w:fill="E1DFDD"/>
    </w:rPr>
  </w:style>
  <w:style w:type="character" w:styleId="CommentReference">
    <w:name w:val="annotation reference"/>
    <w:basedOn w:val="DefaultParagraphFont"/>
    <w:uiPriority w:val="99"/>
    <w:semiHidden/>
    <w:unhideWhenUsed/>
    <w:rsid w:val="00BB71FC"/>
    <w:rPr>
      <w:sz w:val="16"/>
      <w:szCs w:val="16"/>
    </w:rPr>
  </w:style>
  <w:style w:type="paragraph" w:styleId="CommentText">
    <w:name w:val="annotation text"/>
    <w:basedOn w:val="Normal"/>
    <w:link w:val="CommentTextChar"/>
    <w:uiPriority w:val="99"/>
    <w:semiHidden/>
    <w:unhideWhenUsed/>
    <w:rsid w:val="00BB71FC"/>
    <w:rPr>
      <w:sz w:val="20"/>
      <w:szCs w:val="20"/>
    </w:rPr>
  </w:style>
  <w:style w:type="character" w:customStyle="1" w:styleId="CommentTextChar">
    <w:name w:val="Comment Text Char"/>
    <w:basedOn w:val="DefaultParagraphFont"/>
    <w:link w:val="CommentText"/>
    <w:uiPriority w:val="99"/>
    <w:semiHidden/>
    <w:rsid w:val="00BB71FC"/>
    <w:rPr>
      <w:sz w:val="20"/>
      <w:szCs w:val="20"/>
    </w:rPr>
  </w:style>
  <w:style w:type="paragraph" w:styleId="CommentSubject">
    <w:name w:val="annotation subject"/>
    <w:basedOn w:val="CommentText"/>
    <w:next w:val="CommentText"/>
    <w:link w:val="CommentSubjectChar"/>
    <w:uiPriority w:val="99"/>
    <w:semiHidden/>
    <w:unhideWhenUsed/>
    <w:rsid w:val="00BB71FC"/>
    <w:rPr>
      <w:b/>
      <w:bCs/>
    </w:rPr>
  </w:style>
  <w:style w:type="character" w:customStyle="1" w:styleId="CommentSubjectChar">
    <w:name w:val="Comment Subject Char"/>
    <w:basedOn w:val="CommentTextChar"/>
    <w:link w:val="CommentSubject"/>
    <w:uiPriority w:val="99"/>
    <w:semiHidden/>
    <w:rsid w:val="00BB71FC"/>
    <w:rPr>
      <w:b/>
      <w:bCs/>
      <w:sz w:val="20"/>
      <w:szCs w:val="20"/>
    </w:rPr>
  </w:style>
  <w:style w:type="paragraph" w:styleId="BalloonText">
    <w:name w:val="Balloon Text"/>
    <w:basedOn w:val="Normal"/>
    <w:link w:val="BalloonTextChar"/>
    <w:uiPriority w:val="99"/>
    <w:semiHidden/>
    <w:unhideWhenUsed/>
    <w:rsid w:val="00FC1387"/>
    <w:rPr>
      <w:rFonts w:ascii="Tahoma" w:hAnsi="Tahoma" w:cs="Tahoma"/>
      <w:sz w:val="16"/>
      <w:szCs w:val="16"/>
    </w:rPr>
  </w:style>
  <w:style w:type="character" w:customStyle="1" w:styleId="BalloonTextChar">
    <w:name w:val="Balloon Text Char"/>
    <w:basedOn w:val="DefaultParagraphFont"/>
    <w:link w:val="BalloonText"/>
    <w:uiPriority w:val="99"/>
    <w:semiHidden/>
    <w:rsid w:val="00FC13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495838">
      <w:bodyDiv w:val="1"/>
      <w:marLeft w:val="0"/>
      <w:marRight w:val="0"/>
      <w:marTop w:val="0"/>
      <w:marBottom w:val="0"/>
      <w:divBdr>
        <w:top w:val="none" w:sz="0" w:space="0" w:color="auto"/>
        <w:left w:val="none" w:sz="0" w:space="0" w:color="auto"/>
        <w:bottom w:val="none" w:sz="0" w:space="0" w:color="auto"/>
        <w:right w:val="none" w:sz="0" w:space="0" w:color="auto"/>
      </w:divBdr>
    </w:div>
    <w:div w:id="18208775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2999</Characters>
  <Application>Microsoft Office Word</Application>
  <DocSecurity>0</DocSecurity>
  <Lines>93</Lines>
  <Paragraphs>49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Mattioli 1885</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Ceci</dc:creator>
  <cp:keywords/>
  <dc:description/>
  <cp:lastModifiedBy>Sakthi S4</cp:lastModifiedBy>
  <cp:revision>3</cp:revision>
  <dcterms:created xsi:type="dcterms:W3CDTF">2026-02-11T11:05:00Z</dcterms:created>
  <dcterms:modified xsi:type="dcterms:W3CDTF">2026-02-13T05:22:00Z</dcterms:modified>
</cp:coreProperties>
</file>