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r>
      <w:del w:id="1" w:author="Citation Tool" w:date="2026-02-12T06:32:11.894Z">
        <w:r>
          <w:delText>(1)</w:delText>
        </w:r>
      </w:del>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t>(2)</w:t>
      </w:r>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t>(3)</w:t>
      </w:r>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(4)</w:t>
      </w:r>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t>(2)</w:t>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