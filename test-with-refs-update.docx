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27F70A00" w14:textId="7796065D" w:rsidR="002E5255" w:rsidRPr="000D1891" w:rsidRDefault="00FC1387" w:rsidP="003D5B69"><w:pPr><w:spacing w:line="360" w:lineRule="auto"/><w:jc w:val="both"/><w:rPr><w:rFonts w:ascii="Times New Roman" w:hAnsi="Times New Roman" w:cs="Times New Roman"/><w:lang w:val="en-US"/></w:rPr></w:pPr><w:r><w:rPr><w:rFonts w:ascii="Times New Roman" w:hAnsi="Times New Roman" w:cs="Times New Roman"/><w:b/><w:bCs/><w:lang w:val="en-US"/></w:rPr><w:t>R</w:t></w:r><w:r w:rsidRPr="000D1891"><w:rPr><w:rFonts w:ascii="Times New Roman" w:hAnsi="Times New Roman" w:cs="Times New Roman"/><w:b/><w:bCs/><w:lang w:val="en-US"/></w:rPr><w:t>eview</w:t></w:r></w:p><w:p w14:paraId="42637012" w14:textId="26E1256F" w:rsidR="002F43CA" w:rsidRPr="000D1891" w:rsidRDefault="002F43CA" w:rsidP="003D5B69"><w:pPr><w:spacing w:line="360" w:lineRule="auto"/><w:jc w:val="both"/><w:rPr><w:rFonts w:ascii="Times New Roman" w:hAnsi="Times New Roman" w:cs="Times New Roman"/><w:b/><w:bCs/><w:lang w:val="en-US"/></w:rPr></w:pPr><w:r w:rsidRPr="000D1891"><w:rPr><w:rFonts w:ascii="Times New Roman" w:hAnsi="Times New Roman" w:cs="Times New Roman"/><w:b/><w:bCs/><w:lang w:val="en-US"/></w:rPr><w:t xml:space="preserve">Breast </w:t></w:r><w:r w:rsidR="00BB71FC" w:rsidRPr="000D1891"><w:rPr><w:rFonts w:ascii="Times New Roman" w:hAnsi="Times New Roman" w:cs="Times New Roman"/><w:b/><w:bCs/><w:lang w:val="en-US"/></w:rPr><w:t>a</w:t></w:r><w:r w:rsidRPr="000D1891"><w:rPr><w:rFonts w:ascii="Times New Roman" w:hAnsi="Times New Roman" w:cs="Times New Roman"/><w:b/><w:bCs/><w:lang w:val="en-US"/></w:rPr><w:t xml:space="preserve">symmetries: Classification and </w:t></w:r><w:r w:rsidR="00BB71FC" w:rsidRPr="000D1891"><w:rPr><w:rFonts w:ascii="Times New Roman" w:hAnsi="Times New Roman" w:cs="Times New Roman"/><w:b/><w:bCs/><w:lang w:val="en-US"/></w:rPr><w:t>systematic review</w:t></w:r></w:p><w:p w14:paraId="59E17DC4" w14:textId="77777777" w:rsidR="00BD2DC4" w:rsidRDefault="00BB71FC" w:rsidP="003D5B69"><w:pPr><w:spacing w:line="360" w:lineRule="auto"/><w:jc w:val="both"/><w:rPr><w:rFonts w:ascii="Times New Roman" w:hAnsi="Times New Roman" w:cs="Times New Roman"/><w:bCs/><w:i/><w:iCs/></w:rPr></w:pPr><w:r w:rsidRPr="00BB71FC"><w:rPr><w:rFonts w:ascii="Times New Roman" w:hAnsi="Times New Roman" w:cs="Times New Roman"/><w:bCs/><w:i/><w:iCs/></w:rPr><w:t>Pietro Susini</w:t></w:r><w:r w:rsidRPr="00BB71FC"><w:rPr><w:rFonts w:ascii="Times New Roman" w:hAnsi="Times New Roman" w:cs="Times New Roman"/><w:bCs/><w:i/><w:iCs/><w:vertAlign w:val="superscript"/></w:rPr><w:t>1</w:t></w:r><w:r w:rsidRPr="00BB71FC"><w:rPr><w:rFonts w:ascii="Times New Roman" w:hAnsi="Times New Roman" w:cs="Times New Roman"/><w:bCs/><w:i/><w:iCs/></w:rPr><w:t>, Anastasia Fidanza</w:t></w:r><w:r w:rsidRPr="00BB71FC"><w:rPr><w:rFonts w:ascii="Times New Roman" w:hAnsi="Times New Roman" w:cs="Times New Roman"/><w:bCs/><w:i/><w:iCs/><w:vertAlign w:val="superscript"/></w:rPr><w:t>2</w:t></w:r><w:r w:rsidRPr="00BB71FC"><w:rPr><w:rFonts w:ascii="Times New Roman" w:hAnsi="Times New Roman" w:cs="Times New Roman"/><w:bCs/><w:i/><w:iCs/></w:rPr><w:t>, Luca Grimaldi</w:t></w:r><w:r w:rsidRPr="00BB71FC"><w:rPr><w:rFonts w:ascii="Times New Roman" w:hAnsi="Times New Roman" w:cs="Times New Roman"/><w:bCs/><w:i/><w:iCs/><w:vertAlign w:val="superscript"/></w:rPr><w:t>1</w:t></w:r><w:r w:rsidRPr="00BB71FC"><w:rPr><w:rFonts w:ascii="Times New Roman" w:hAnsi="Times New Roman" w:cs="Times New Roman"/><w:bCs/><w:i/><w:iCs/></w:rPr><w:t>, Giuseppe Nisi</w:t></w:r><w:r w:rsidRPr="00BB71FC"><w:rPr><w:rFonts w:ascii="Times New Roman" w:hAnsi="Times New Roman" w:cs="Times New Roman"/><w:bCs/><w:i/><w:iCs/><w:vertAlign w:val="superscript"/></w:rPr><w:t>1</w:t></w:r><w:r w:rsidRPr="00BB71FC"><w:rPr><w:rFonts w:ascii="Times New Roman" w:hAnsi="Times New Roman" w:cs="Times New Roman"/><w:bCs/><w:i/><w:iCs/></w:rPr><w:t>, Roberto Cuomo</w:t></w:r><w:r w:rsidRPr="00BB71FC"><w:rPr><w:rFonts w:ascii="Times New Roman" w:hAnsi="Times New Roman" w:cs="Times New Roman"/><w:bCs/><w:i/><w:iCs/><w:vertAlign w:val="superscript"/></w:rPr><w:t>1</w:t></w:r><w:r w:rsidRPr="00BB71FC"><w:rPr><w:rFonts w:ascii="Times New Roman" w:hAnsi="Times New Roman" w:cs="Times New Roman"/><w:bCs/><w:i/><w:iCs/></w:rPr><w:t>, Mattia Brogi</w:t></w:r><w:r w:rsidRPr="00BB71FC"><w:rPr><w:rFonts w:ascii="Times New Roman" w:hAnsi="Times New Roman" w:cs="Times New Roman"/><w:bCs/><w:i/><w:iCs/><w:vertAlign w:val="superscript"/></w:rPr><w:t>2</w:t></w:r><w:r w:rsidRPr="00BB71FC"><w:rPr><w:rFonts w:ascii="Times New Roman" w:hAnsi="Times New Roman" w:cs="Times New Roman"/><w:bCs/><w:i/><w:iCs/></w:rPr><w:t>, Giulio Menichini</w:t></w:r><w:r w:rsidRPr="00BB71FC"><w:rPr><w:rFonts w:ascii="Times New Roman" w:hAnsi="Times New Roman" w:cs="Times New Roman"/><w:bCs/><w:i/><w:iCs/><w:vertAlign w:val="superscript"/></w:rPr><w:t>2</w:t></w:r><w:r w:rsidRPr="00BB71FC"><w:rPr><w:rFonts w:ascii="Times New Roman" w:hAnsi="Times New Roman" w:cs="Times New Roman"/><w:bCs/><w:i/><w:iCs/></w:rPr><w:t>, Luca Delcroix</w:t></w:r><w:r w:rsidRPr="00BB71FC"><w:rPr><w:rFonts w:ascii="Times New Roman" w:hAnsi="Times New Roman" w:cs="Times New Roman"/><w:bCs/><w:i/><w:iCs/><w:vertAlign w:val="superscript"/></w:rPr><w:t>2</w:t></w:r><w:r w:rsidRPr="00BB71FC"><w:rPr><w:rFonts w:ascii="Times New Roman" w:hAnsi="Times New Roman" w:cs="Times New Roman"/><w:bCs/><w:i/><w:iCs/></w:rPr><w:t>, Aurelio Portincasa</w:t></w:r><w:r w:rsidRPr="00BB71FC"><w:rPr><w:rFonts w:ascii="Times New Roman" w:hAnsi="Times New Roman" w:cs="Times New Roman"/><w:bCs/><w:i/><w:iCs/><w:vertAlign w:val="superscript"/></w:rPr><w:t>3</w:t></w:r><w:r w:rsidRPr="00BB71FC"><w:rPr><w:rFonts w:ascii="Times New Roman" w:hAnsi="Times New Roman" w:cs="Times New Roman"/><w:bCs/><w:i/><w:iCs/></w:rPr><w:t>, Alessandro Innocenti</w:t></w:r><w:r w:rsidRPr="00BB71FC"><w:rPr><w:rFonts w:ascii="Times New Roman" w:hAnsi="Times New Roman" w:cs="Times New Roman"/><w:bCs/><w:i/><w:iCs/><w:vertAlign w:val="superscript"/></w:rPr><w:t>2</w:t></w:r></w:p><w:p w14:paraId="771125E5" w14:textId="664400D9" w:rsidR="00BB71FC" w:rsidRPr="00BB71FC" w:rsidRDefault="00BB71FC" w:rsidP="003D5B69"><w:pPr><w:spacing w:line="360" w:lineRule="auto"/><w:jc w:val="both"/><w:rPr><w:rFonts w:ascii="Times New Roman" w:hAnsi="Times New Roman" w:cs="Times New Roman"/><w:bCs/><w:lang w:val="en-US"/></w:rPr></w:pPr><w:r w:rsidRPr="00BB71FC"><w:rPr><w:rFonts w:ascii="Times New Roman" w:hAnsi="Times New Roman" w:cs="Times New Roman"/><w:bCs/><w:vertAlign w:val="superscript"/><w:lang w:val="en-US"/></w:rPr><w:t>1</w:t></w:r><w:r w:rsidRPr="00BB71FC"><w:rPr><w:rFonts w:ascii="Times New Roman" w:hAnsi="Times New Roman" w:cs="Times New Roman"/><w:bCs/><w:lang w:val="en-US"/></w:rPr><w:t xml:space="preserve">Department of Medicine, Surgery and Neuroscience – University of Siena – Italy; </w:t></w:r><w:r w:rsidRPr="00BB71FC"><w:rPr><w:rFonts w:ascii="Times New Roman" w:hAnsi="Times New Roman" w:cs="Times New Roman"/><w:bCs/><w:vertAlign w:val="superscript"/><w:lang w:val="en-US"/></w:rPr><w:t>2</w:t></w:r><w:r w:rsidRPr="00BB71FC"><w:rPr><w:rFonts w:ascii="Times New Roman" w:hAnsi="Times New Roman" w:cs="Times New Roman"/><w:bCs/><w:lang w:val="en-US"/></w:rPr><w:t xml:space="preserve">Plastic and Reconstructive Microsurgery - </w:t></w:r><w:proofErr w:type="spellStart"/><w:r w:rsidRPr="00BB71FC"><w:rPr><w:rFonts w:ascii="Times New Roman" w:hAnsi="Times New Roman" w:cs="Times New Roman"/><w:bCs/><w:lang w:val="en-US"/></w:rPr><w:t>Careggi</w:t></w:r><w:proofErr w:type="spellEnd"/><w:r w:rsidRPr="00BB71FC"><w:rPr><w:rFonts w:ascii="Times New Roman" w:hAnsi="Times New Roman" w:cs="Times New Roman"/><w:bCs/><w:lang w:val="en-US"/></w:rPr><w:t xml:space="preserve"> University Hospital, Florence, Italy; </w:t></w:r><w:r w:rsidRPr="00BB71FC"><w:rPr><w:rFonts w:ascii="Times New Roman" w:hAnsi="Times New Roman" w:cs="Times New Roman"/><w:bCs/><w:vertAlign w:val="superscript"/><w:lang w:val="en-US"/></w:rPr><w:t>3</w:t></w:r><w:r w:rsidRPr="00BB71FC"><w:rPr><w:rFonts w:ascii="Times New Roman" w:hAnsi="Times New Roman" w:cs="Times New Roman"/><w:bCs/><w:lang w:val="en-US"/></w:rPr><w:t>Department of Plastic and Reconstructive Surgery, Foggia Medical School, University of Foggia, via Pinto, Foggia, Italy.</w:t></w:r></w:p><w:p w14:paraId="6EF8A792" w14:textId="77777777" w:rsidR="00BD2DC4" w:rsidRDefault="00FC1387" w:rsidP="003D5B69"><w:pPr><w:spacing w:line="360" w:lineRule="auto"/><w:jc w:val="both"/><w:rPr><w:rFonts w:ascii="Times New Roman" w:hAnsi="Times New Roman" w:cs="Times New Roman"/><w:lang w:val="en-US"/></w:rPr></w:pPr><w:r w:rsidRPr="000D1891"><w:rPr><w:rFonts w:ascii="Times New Roman" w:hAnsi="Times New Roman" w:cs="Times New Roman"/><w:b/><w:lang w:val="en-US"/></w:rPr><w:t>Abstract.</w:t></w:r><w:r w:rsidRPr="000D1891"><w:rPr><w:rFonts w:ascii="Times New Roman" w:hAnsi="Times New Roman" w:cs="Times New Roman"/><w:lang w:val="en-US"/></w:rPr><w:t xml:space="preserve"> </w:t></w:r><w:r w:rsidR="002E5255" w:rsidRPr="000D1891"><w:rPr><w:rFonts w:ascii="Times New Roman" w:hAnsi="Times New Roman" w:cs="Times New Roman"/><w:i/><w:lang w:val="en-US"/></w:rPr><w:t>Background and aim:</w:t></w:r><w:r w:rsidR="00A94165" w:rsidRPr="000D1891"><w:rPr><w:rFonts w:ascii="Times New Roman" w:hAnsi="Times New Roman" w:cs="Times New Roman"/><w:lang w:val="en-US"/></w:rPr><w:t xml:space="preserve"> </w:t></w:r><w:r w:rsidR="00A94165" w:rsidRPr="000D1891"><w:rPr><w:rFonts w:ascii="Times New Roman" w:hAnsi="Times New Roman" w:cs="Times New Roman"/><w:iCs/><w:lang w:val="en-US"/></w:rPr><w:t>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adipo-glandular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w:r><w:r w:rsidR="00BB71FC" w:rsidRPr="000D1891"><w:rPr><w:rFonts w:ascii="Times New Roman" w:hAnsi="Times New Roman" w:cs="Times New Roman"/><w:iCs/><w:lang w:val="en-US"/></w:rPr><w:t xml:space="preserve"> </w:t></w:r><w:r w:rsidR="002E5255" w:rsidRPr="000D1891"><w:rPr><w:rFonts w:ascii="Times New Roman" w:hAnsi="Times New Roman" w:cs="Times New Roman"/><w:i/><w:lang w:val="en-US"/></w:rPr><w:t>Methods</w:t></w:r><w:r w:rsidR="00A94165" w:rsidRPr="000D1891"><w:rPr><w:rFonts w:ascii="Times New Roman" w:hAnsi="Times New Roman" w:cs="Times New Roman"/><w:i/><w:lang w:val="en-US"/></w:rPr><w:t xml:space="preserve">: </w:t></w:r><w:r w:rsidR="00A94165" w:rsidRPr="000D1891"><w:rPr><w:rFonts w:ascii="Times New Roman" w:hAnsi="Times New Roman" w:cs="Times New Roman"/><w:iCs/><w:lang w:val="en-US"/></w:rPr><w:t>A PRISMA systematic review was carried out on the PubMed</w:t></w:r><w:r w:rsidR="00A14391" w:rsidRPr="000D1891"><w:rPr><w:rFonts w:ascii="Times New Roman" w:hAnsi="Times New Roman" w:cs="Times New Roman"/><w:iCs/><w:lang w:val="en-US"/></w:rPr><w:t>, Scopus, and Cochrane</w:t></w:r><w:r w:rsidR="00A94165" w:rsidRPr="000D1891"><w:rPr><w:rFonts w:ascii="Times New Roman" w:hAnsi="Times New Roman" w:cs="Times New Roman"/><w:iCs/><w:lang w:val="en-US"/></w:rPr><w:t xml:space="preserve"> librar</w:t></w:r><w:r w:rsidR="00A14391" w:rsidRPr="000D1891"><w:rPr><w:rFonts w:ascii="Times New Roman" w:hAnsi="Times New Roman" w:cs="Times New Roman"/><w:iCs/><w:lang w:val="en-US"/></w:rPr><w:t>ies</w:t></w:r><w:r w:rsidR="00A94165" w:rsidRPr="000D1891"><w:rPr><w:rFonts w:ascii="Times New Roman" w:hAnsi="Times New Roman" w:cs="Times New Roman"/><w:iCs/><w:lang w:val="en-US"/></w:rPr><w:t xml:space="preserve"> from June 2004 to June 2024 searching for studies on BAs original classifications and management strategies.</w:t></w:r><w:r w:rsidR="00BB71FC" w:rsidRPr="000D1891"><w:rPr><w:rFonts w:ascii="Times New Roman" w:hAnsi="Times New Roman" w:cs="Times New Roman"/><w:iCs/><w:lang w:val="en-US"/></w:rPr><w:t xml:space="preserve"> </w:t></w:r><w:r w:rsidR="002E5255" w:rsidRPr="000D1891"><w:rPr><w:rFonts w:ascii="Times New Roman" w:hAnsi="Times New Roman" w:cs="Times New Roman"/><w:i/><w:lang w:val="en-US"/></w:rPr><w:t>Results</w:t></w:r><w:r w:rsidR="00A94165" w:rsidRPr="000D1891"><w:rPr><w:rFonts w:ascii="Times New Roman" w:hAnsi="Times New Roman" w:cs="Times New Roman"/><w:i/><w:lang w:val="en-US"/></w:rPr><w:t>:</w:t></w:r><w:r w:rsidR="00A94165" w:rsidRPr="000D1891"><w:rPr><w:rFonts w:ascii="Times New Roman" w:hAnsi="Times New Roman" w:cs="Times New Roman"/><w:lang w:val="en-US"/></w:rPr><w:t xml:space="preserve"> </w:t></w:r><w:r w:rsidR="00A94165" w:rsidRPr="000D1891"><w:rPr><w:rFonts w:ascii="Times New Roman" w:hAnsi="Times New Roman" w:cs="Times New Roman"/><w:iCs/><w:lang w:val="en-US"/></w:rPr><w:t>Thirty-six articles and 3979 patients were included. Specifically, 26 papers on BAs management strategies and 10 articles on BAs original classifications.</w:t></w:r><w:r w:rsidR="00BB71FC" w:rsidRPr="000D1891"><w:rPr><w:rFonts w:ascii="Times New Roman" w:hAnsi="Times New Roman" w:cs="Times New Roman"/><w:iCs/><w:lang w:val="en-US"/></w:rPr><w:t xml:space="preserve"> </w:t></w:r><w:r w:rsidR="002E5255" w:rsidRPr="000D1891"><w:rPr><w:rFonts w:ascii="Times New Roman" w:hAnsi="Times New Roman" w:cs="Times New Roman"/><w:i/><w:lang w:val="en-US"/></w:rPr><w:t>Conclusions</w:t></w:r><w:r w:rsidR="00A94165" w:rsidRPr="000D1891"><w:rPr><w:rFonts w:ascii="Times New Roman" w:hAnsi="Times New Roman" w:cs="Times New Roman"/><w:lang w:val="en-US"/></w:rPr><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palpatory comparison of each breast in order to assess any qualitative BAs and plan the appropriate strategy, aiming to improve surgical results and their long-term stability. </w:t></w:r><w:r w:rsidR="002E5255" w:rsidRPr="000D1891"><w:rPr><w:rFonts w:ascii="Times New Roman" w:hAnsi="Times New Roman" w:cs="Times New Roman"/><w:lang w:val="en-US"/></w:rPr><w:t>(www.actabiomedica.it)</w:t></w:r></w:p><w:p w14:paraId="049D968E" w14:textId="77777777" w:rsidR="00BD2DC4" w:rsidRDefault="002E5255" w:rsidP="003D5B69"><w:pPr><w:spacing w:line="360" w:lineRule="auto"/><w:jc w:val="both"/><w:rPr><w:rFonts w:ascii="Times New Roman" w:hAnsi="Times New Roman" w:cs="Times New Roman"/><w:lang w:val="en-US"/></w:rPr></w:pPr><w:r w:rsidRPr="000D1891"><w:rPr><w:rFonts w:ascii="Times New Roman" w:hAnsi="Times New Roman" w:cs="Times New Roman"/><w:b/><w:lang w:val="en-US"/></w:rPr><w:t>Key words:</w:t></w:r><w:r w:rsidR="00A94165" w:rsidRPr="000D1891"><w:rPr><w:rFonts w:ascii="Times New Roman" w:hAnsi="Times New Roman" w:cs="Times New Roman"/><w:lang w:val="en-US"/></w:rPr><w:t xml:space="preserve"> </w:t></w:r><w:r w:rsidR="00BB71FC" w:rsidRPr="000D1891"><w:rPr><w:rFonts w:ascii="Times New Roman" w:hAnsi="Times New Roman" w:cs="Times New Roman"/><w:lang w:val="en-US"/></w:rPr><w:t>b</w:t></w:r><w:r w:rsidR="00A94165" w:rsidRPr="000D1891"><w:rPr><w:rFonts w:ascii="Times New Roman" w:hAnsi="Times New Roman" w:cs="Times New Roman"/><w:lang w:val="en-US"/></w:rPr><w:t>reast asymmetry AND surgery</w:t></w:r><w:r w:rsidR="00BB71FC" w:rsidRPr="000D1891"><w:rPr><w:rFonts w:ascii="Times New Roman" w:hAnsi="Times New Roman" w:cs="Times New Roman"/><w:lang w:val="en-US"/></w:rPr><w:t>,</w:t></w:r><w:r w:rsidR="00A94165" w:rsidRPr="000D1891"><w:rPr><w:rFonts w:ascii="Times New Roman" w:hAnsi="Times New Roman" w:cs="Times New Roman"/><w:lang w:val="en-US"/></w:rPr><w:t xml:space="preserve"> breast asymmetry AND classification</w:t></w:r><w:r w:rsidR="00BB71FC" w:rsidRPr="000D1891"><w:rPr><w:rFonts w:ascii="Times New Roman" w:hAnsi="Times New Roman" w:cs="Times New Roman"/><w:lang w:val="en-US"/></w:rPr><w:t>,</w:t></w:r><w:r w:rsidR="00A94165" w:rsidRPr="000D1891"><w:rPr><w:rFonts w:ascii="Times New Roman" w:hAnsi="Times New Roman" w:cs="Times New Roman"/><w:lang w:val="en-US"/></w:rPr><w:t xml:space="preserve"> breast shape asymmetry</w:t></w:r><w:r w:rsidR="00BB71FC" w:rsidRPr="000D1891"><w:rPr><w:rFonts w:ascii="Times New Roman" w:hAnsi="Times New Roman" w:cs="Times New Roman"/><w:lang w:val="en-US"/></w:rPr><w:t>,</w:t></w:r><w:r w:rsidR="00A94165" w:rsidRPr="000D1891"><w:rPr><w:rFonts w:ascii="Times New Roman" w:hAnsi="Times New Roman" w:cs="Times New Roman"/><w:lang w:val="en-US"/></w:rPr><w:t xml:space="preserve"> nipple areola asymmetry</w:t></w:r><w:r w:rsidR="00BB71FC" w:rsidRPr="000D1891"><w:rPr><w:rFonts w:ascii="Times New Roman" w:hAnsi="Times New Roman" w:cs="Times New Roman"/><w:lang w:val="en-US"/></w:rPr><w:t xml:space="preserve">, </w:t></w:r><w:r w:rsidR="00A94165" w:rsidRPr="000D1891"><w:rPr><w:rFonts w:ascii="Times New Roman" w:hAnsi="Times New Roman" w:cs="Times New Roman"/><w:lang w:val="en-US"/></w:rPr><w:t>acquired breast asymmetry</w:t></w:r><w:r w:rsidR="00BB71FC" w:rsidRPr="000D1891"><w:rPr><w:rFonts w:ascii="Times New Roman" w:hAnsi="Times New Roman" w:cs="Times New Roman"/><w:lang w:val="en-US"/></w:rPr><w:t>,</w:t></w:r><w:r w:rsidR="00A94165" w:rsidRPr="000D1891"><w:rPr><w:rFonts w:ascii="Times New Roman" w:hAnsi="Times New Roman" w:cs="Times New Roman"/><w:lang w:val="en-US"/></w:rPr><w:t xml:space="preserve"> congenital breast asymmetry</w:t></w:r></w:p><w:p w14:paraId="2D799140" w14:textId="516E0408" w:rsidR="00BD2DC4" w:rsidRDefault="00BB71FC" w:rsidP="003D5B69"><w:pPr><w:spacing w:line="360" w:lineRule="auto"/><w:jc w:val="both"/><w:rPr><w:rFonts w:ascii="Times New Roman" w:hAnsi="Times New Roman" w:cs="Times New Roman"/><w:b/><w:bCs/><w:lang w:val="en-US"/></w:rPr></w:pPr><w:r w:rsidRPr="000D1891"><w:rPr><w:rFonts w:ascii="Times New Roman" w:hAnsi="Times New Roman" w:cs="Times New Roman"/><w:b/><w:bCs/><w:lang w:val="en-US"/></w:rPr><w:t>Introduction</w:t></w:r></w:p><w:p w14:paraId="127A96EA" w14:textId="6B791E84" w:rsidR="00F74742" w:rsidRPr="000D1891" w:rsidRDefault="00F74742" w:rsidP="003D5B69"><w:pPr><w:spacing w:line="360" w:lineRule="auto"/><w:jc w:val="both"/><w:rPr><w:rFonts w:ascii="Times New Roman" w:hAnsi="Times New Roman" w:cs="Times New Roman"/><w:lang w:val="en-US"/></w:rPr></w:pPr><w:r w:rsidRPr="000D1891"><w:rPr><w:rFonts w:ascii="Times New Roman" w:hAnsi="Times New Roman" w:cs="Times New Roman"/><w:lang w:val="en-US"/></w:rPr><w:t xml:space="preserve">Woman’s breasts are naturally asymmetric </w:t></w:r><w:r w:rsidR="00BF6296"><w:rPr><w:rFonts w:ascii="Times New Roman" w:hAnsi="Times New Roman" w:cs="Times New Roman"/><w:noProof/><w:lang w:val="en-US"/></w:rPr><w:t>(1)</w:t></w:r><w:r w:rsidRPr="000D1891"><w:rPr><w:rFonts w:ascii="Times New Roman" w:hAnsi="Times New Roman" w:cs="Times New Roman"/><w:lang w:val="en-US"/></w:rPr><w:t xml:space="preserve">. However, when referring to breast anatomy, symmetry is key to harmony and pleasing appearance. Since 1968, breast asymmetry (BA) was identified as a disorder, requiring attention and specific treatment </w:t></w:r><w:r w:rsidR="00BF6296"><w:rPr><w:rFonts w:ascii="Times New Roman" w:hAnsi="Times New Roman" w:cs="Times New Roman"/><w:noProof/><w:lang w:val="en-US"/></w:rPr><w:t>(2)</w:t></w:r><w:r w:rsidRPr="000D1891"><w:rPr><w:rFonts w:ascii="Times New Roman" w:hAnsi="Times New Roman" w:cs="Times New Roman"/><w:lang w:val="en-US"/></w:rPr><w:t xml:space="preserve">. </w:t></w:r><w:proofErr w:type="spellStart"/><w:r w:rsidRPr="000D1891"><w:rPr><w:rFonts w:ascii="Times New Roman" w:hAnsi="Times New Roman" w:cs="Times New Roman"/><w:lang w:val="en-US"/></w:rPr><w:t>Amastia</w:t></w:r><w:proofErr w:type="spellEnd"/><w:r w:rsidRPr="000D1891"><w:rPr><w:rFonts w:ascii="Times New Roman" w:hAnsi="Times New Roman" w:cs="Times New Roman"/><w:lang w:val="en-US"/></w:rPr><w:t xml:space="preserve"> or severe form of unilateral breast hypotrophy were firstly reported in the literature as BA, named “Amazon’s </w:t></w:r><w:r w:rsidRPr="000D1891"><w:rPr><w:rFonts w:ascii="Times New Roman" w:hAnsi="Times New Roman" w:cs="Times New Roman"/><w:lang w:val="en-US"/></w:rPr><w:lastRenderedPageBreak/><w:t xml:space="preserve">Syndrome” </w:t></w:r><w:r w:rsidR="00BF6296"><w:rPr><w:rFonts w:ascii="Times New Roman" w:hAnsi="Times New Roman" w:cs="Times New Roman"/><w:noProof/><w:lang w:val="en-US"/></w:rPr><w:t>(3)</w:t></w:r><w:r w:rsidRPr="000D1891"><w:rPr><w:rFonts w:ascii="Times New Roman" w:hAnsi="Times New Roman" w:cs="Times New Roman"/><w:lang w:val="en-US"/></w:rPr><w:t>. Subsequently, Edstrom introduced a wider concept</w:t></w:r><w:r w:rsidR="000729AC"><w:rPr><w:rFonts w:ascii="Times New Roman" w:hAnsi="Times New Roman" w:cs="Times New Roman"/><w:lang w:val="en-US"/></w:rPr><w:t xml:space="preserve"> (4)</w:t></w:r><w:r w:rsidRPr="000D1891"><w:rPr><w:rFonts w:ascii="Times New Roman" w:hAnsi="Times New Roman" w:cs="Times New Roman"/><w:lang w:val="en-US"/></w:rPr><w:t xml:space="preserve"> of breast asymmetries (BAs) </w:t></w:r><w:r w:rsidR="00BF6296"><w:rPr><w:rFonts w:ascii="Times New Roman" w:hAnsi="Times New Roman" w:cs="Times New Roman"/><w:noProof/><w:lang w:val="en-US"/></w:rPr><w:t>(2)</w:t></w:r><w:r w:rsidRPr="000D1891"><w:rPr><w:rFonts w:ascii="Times New Roman" w:hAnsi="Times New Roman" w:cs="Times New Roman"/><w:lang w:val="en-US"/></w:rPr><w:t>.</w:t></w:r></w:p><w:p w14:paraId="7256A775" w14:textId="5021CBBA" w:rsidR="00BD2DC4" w:rsidRDefault="00BD2DC4" w:rsidP="003D5B69"><w:pPr><w:spacing w:line="360" w:lineRule="auto"/><w:jc w:val="both"/><w:rPr><w:rFonts w:ascii="Times New Roman" w:hAnsi="Times New Roman" w:cs="Times New Roman"/><w:b/><w:sz w:val="20"/><w:szCs w:val="20"/><w:lang w:val="en-GB"/></w:rPr></w:pPr></w:p><w:p w14:paraId="25E163E4" w14:textId="4B0AA487" w:rsidR="00255D92" w:rsidRPr="003D5B69" w:rsidRDefault="00164DE3" w:rsidP="003D5B69"><w:pPr><w:pStyle w:val="Titolosezioniarticologenerico"/><w:spacing w:line="360" w:lineRule="auto"/><w:jc w:val="both"/></w:pPr><w:r w:rsidRPr="003D5B69"><w:t>References</w:t></w:r></w:p><w:p w14:paraId="16F983B1" w14:textId="465B32D1" w:rsidR="00BF6296" w:rsidRPr="009B4023" w:rsidRDefault="00BF6296" w:rsidP="003D5B69"><w:pPr><w:pStyle w:val="EndNoteBibliography"/><w:numPr><w:ilvl w:val="0"/><w:numId w:val="14"/></w:numPr><w:jc w:val="both"/><w:rPr><w:rFonts w:ascii="Times New Roman" w:hAnsi="Times New Roman" w:cs="Times New Roman"/><w:noProof/></w:rPr></w:pPr><w:r w:rsidRPr="009B4023"><w:rPr><w:rFonts w:ascii="Times New Roman" w:hAnsi="Times New Roman" w:cs="Times New Roman"/><w:noProof/></w:rPr><w:t>Edstrom LE, Robson MC, Wright JK. A method for the evaluation of minor degrees of breast asymmetry. Plast Reconstr Surg. 1977;60(5):812-4.</w:t></w:r></w:p><w:p w14:paraId="4AA6EFA0" w14:textId="33B9625B" w:rsidR="00BF6296" w:rsidRPr="009B4023" w:rsidRDefault="00BF6296" w:rsidP="003D5B69"><w:pPr><w:pStyle w:val="EndNoteBibliography"/><w:numPr><w:ilvl w:val="0"/><w:numId w:val="14"/></w:numPr><w:jc w:val="both"/><w:rPr><w:rFonts w:ascii="Times New Roman" w:hAnsi="Times New Roman" w:cs="Times New Roman"/><w:noProof/></w:rPr></w:pPr><w:r w:rsidRPr="009B4023"><w:rPr><w:rFonts w:ascii="Times New Roman" w:hAnsi="Times New Roman" w:cs="Times New Roman"/><w:noProof/></w:rPr><w:t>Radlauer CB, Bowers DG, Jr. Treatment of severe breast asymmetry. Plast Reconstr Surg. 1971;47(4):347-50.</w:t></w:r></w:p><w:p w14:paraId="359ED064" w14:textId="57BA4053" w:rsidR="00BF6296" w:rsidRPr="009B4023" w:rsidRDefault="00BF6296" w:rsidP="003D5B69"><w:pPr><w:pStyle w:val="EndNoteBibliography"/><w:numPr><w:ilvl w:val="0"/><w:numId w:val="14"/></w:numPr><w:jc w:val="both"/><w:del w:id="100" w:author="Citation Tool" w:date="2026-02-12T06:34:56.542Z"><w:rPr><w:rFonts w:ascii="Times New Roman" w:hAnsi="Times New Roman" w:cs="Times New Roman"/><w:noProof/></w:rPr></w:pPr><w:r w:rsidRPr="009B4023"><w:rPr><w:rFonts w:ascii="Times New Roman" w:hAnsi="Times New Roman" w:cs="Times New Roman"/><w:noProof/></w:rPr><w:t>Henseler H. Exploring natural breast symmetry in the female plastic surgical patient population. GMS Interdiscip Plast Reconstr Surg DGPW. 2023;12:Doc03.</w:t></w:r></w:del></w:p><w:p w14:paraId="17FEA2BF" w14:textId="69FEFC25" w:rsidR="00BF6296" w:rsidRPr="009B4023" w:rsidRDefault="00BF6296" w:rsidP="003D5B69"><w:pPr><w:pStyle w:val="EndNoteBibliography"/><w:numPr><w:ilvl w:val="0"/><w:numId w:val="14"/></w:numPr><w:jc w:val="both"/><w:del w:id="101" w:author="Citation Tool" w:date="2026-02-12T06:34:56.542Z"><w:rPr><w:rFonts w:ascii="Times New Roman" w:hAnsi="Times New Roman" w:cs="Times New Roman"/><w:noProof/></w:rPr></w:pPr><w:r w:rsidRPr="009B4023"><w:rPr><w:rFonts w:ascii="Times New Roman" w:hAnsi="Times New Roman" w:cs="Times New Roman"/><w:noProof/></w:rPr><w:t>Vandenbussche F. Asymmetries of the breast: a classification system. Aesthetic Plast Surg. 1984;8(1):27-36.</w:t></w:r></w:del></w:p><w:p w14:paraId="3F87919F" w14:textId="20949B5A" w:rsidR="00BF6296" w:rsidRPr="009B4023" w:rsidRDefault="00BF6296" w:rsidP="000729AC"><w:pPr><w:pStyle w:val="EndNoteBibliography"/><w:ind w:left="1068"/><w:jc w:val="both"/><w:rPr><w:rFonts w:ascii="Times New Roman" w:hAnsi="Times New Roman" w:cs="Times New Roman"/><w:noProof/></w:rPr></w:pPr></w:p><w:sectPr w:rsidR="00BF6296" w:rsidRPr="009B4023" w:rsidSect="00315225"><w:footerReference w:type="even" r:id="rId7"/><w:footerReference w:type="default" r:id="rId8"/><w:headerReference w:type="first" r:id="rId9"/><w:pgSz w:w="11906" w:h="16838"/><w:pgMar w:top="1418" w:right="1134" w:bottom="1134" w:left="1134" w:header="709" w:footer="709" w:gutter="0"/><w:cols w:space="708"/><w:titlePg/><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B09F" w14:textId="77777777" w:rsidR="00467357" w:rsidRDefault="00467357" w:rsidP="00315225">
      <w:r>
        <w:separator/>
      </w:r>
    </w:p>
  </w:endnote>
  <w:endnote w:type="continuationSeparator" w:id="0">
    <w:p w14:paraId="70A37FAF" w14:textId="77777777" w:rsidR="00467357" w:rsidRDefault="00467357"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4214" w14:textId="77777777" w:rsidR="00467357" w:rsidRDefault="00467357" w:rsidP="00315225">
      <w:r>
        <w:separator/>
      </w:r>
    </w:p>
  </w:footnote>
  <w:footnote w:type="continuationSeparator" w:id="0">
    <w:p w14:paraId="59A8AEE6" w14:textId="77777777" w:rsidR="00467357" w:rsidRDefault="00467357" w:rsidP="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15:restartNumberingAfterBreak="0">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15:restartNumberingAfterBreak="0">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15:restartNumberingAfterBreak="0">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15:restartNumberingAfterBreak="0">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45813456">
    <w:abstractNumId w:val="3"/>
  </w:num>
  <w:num w:numId="2" w16cid:durableId="233130257">
    <w:abstractNumId w:val="8"/>
  </w:num>
  <w:num w:numId="3" w16cid:durableId="72894984">
    <w:abstractNumId w:val="0"/>
  </w:num>
  <w:num w:numId="4" w16cid:durableId="734426638">
    <w:abstractNumId w:val="4"/>
  </w:num>
  <w:num w:numId="5" w16cid:durableId="68699776">
    <w:abstractNumId w:val="13"/>
  </w:num>
  <w:num w:numId="6" w16cid:durableId="615408720">
    <w:abstractNumId w:val="9"/>
  </w:num>
  <w:num w:numId="7" w16cid:durableId="1889763184">
    <w:abstractNumId w:val="6"/>
  </w:num>
  <w:num w:numId="8" w16cid:durableId="1095714427">
    <w:abstractNumId w:val="1"/>
  </w:num>
  <w:num w:numId="9" w16cid:durableId="1428843921">
    <w:abstractNumId w:val="12"/>
  </w:num>
  <w:num w:numId="10" w16cid:durableId="663899880">
    <w:abstractNumId w:val="5"/>
  </w:num>
  <w:num w:numId="11" w16cid:durableId="1308702072">
    <w:abstractNumId w:val="2"/>
  </w:num>
  <w:num w:numId="12" w16cid:durableId="793599135">
    <w:abstractNumId w:val="11"/>
  </w:num>
  <w:num w:numId="13" w16cid:durableId="1137189633">
    <w:abstractNumId w:val="10"/>
  </w:num>
  <w:num w:numId="14" w16cid:durableId="104903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729AC"/>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C4ABE"/>
    <w:rsid w:val="003D2D7F"/>
    <w:rsid w:val="003D5B69"/>
    <w:rsid w:val="00401C2E"/>
    <w:rsid w:val="00427CC8"/>
    <w:rsid w:val="00467357"/>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15:docId w15:val="{7589E3F0-B56F-40C7-8185-00D001F4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1">
    <w:name w:val="Unresolved Mention1"/>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3011</Characters>
  <Application>Microsoft Office Word</Application>
  <DocSecurity>0</DocSecurity>
  <Lines>47</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Sakthi S4</cp:lastModifiedBy>
  <cp:revision>2</cp:revision>
  <dcterms:created xsi:type="dcterms:W3CDTF">2026-02-11T11:05:00Z</dcterms:created>
  <dcterms:modified xsi:type="dcterms:W3CDTF">2026-02-11T11:05:00Z</dcterms:modified>
</cp:coreProperties>
</file>