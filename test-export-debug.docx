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6B791E84"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r>
      <w:del w:id="5" w:author="Citation Tool" w:date="2026-02-12T06:28:48.291Z">
        <w:r>
          <w:delText>(1)</w:delText>
        </w:r>
      </w:del>
      <w:r w:rsidRPr="000D1891">
        <w:rPr>
          <w:rFonts w:ascii="Times New Roman" w:hAnsi="Times New Roman" w:cs="Times New Roman"/>
          <w:lang w:val="en-US"/>
        </w:rPr>
        <w:t xml:space="preserve">.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r>
      <w:del w:id="1" w:author="Citation Tool" w:date="2026-02-12T06:28:48.291Z">
        <w:r>
          <w:delText>(2)</w:delText>
        </w:r>
      </w:del>
      <w:ins w:id="2" w:author="Citation Tool" w:date="2026-02-12T06:28:48.291Z">
        <w:r>
          <w:t>(1)</w:t>
        </w:r>
      </w:ins>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form of unilateral breast hypotrophy were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r>
      <w:del w:id="3" w:author="Citation Tool" w:date="2026-02-12T06:28:48.291Z">
        <w:r>
          <w:delText>(3)</w:delText>
        </w:r>
      </w:del>
      <w:ins w:id="4" w:author="Citation Tool" w:date="2026-02-12T06:28:48.291Z">
        <w:r>
          <w:t>(2)</w:t>
        </w:r>
      </w:ins>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w:t>
      </w:r>
      <w:del w:id="6" w:author="Citation Tool" w:date="2026-02-12T06:28:48.291Z">
        <w:r>
          <w:delText>(4)</w:delText>
        </w:r>
      </w:del>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r>
      <w:del w:id="1" w:author="Citation Tool" w:date="2026-02-12T06:28:48.291Z">
        <w:r>
          <w:delText>(2)</w:delText>
        </w:r>
      </w:del>
      <w:ins w:id="2" w:author="Citation Tool" w:date="2026-02-12T06:28:48.291Z">
        <w:r>
          <w:t>(1)</w:t>
        </w:r>
      </w:ins>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