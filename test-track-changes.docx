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t>
          <w:del w:id="3" w:author="Citation Tool" w:date="2026-02-12T05:57:26.186Z">
            <w:r>
              <w:delText>(1)</w:delText>
            </w:r>
          </w:del>
        </w:t>
      </w:r>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t>
          <w:del w:id="1" w:author="Citation Tool" w:date="2026-02-12T05:57:26.186Z">
            <w:r>
              <w:delText>(2)</w:delText>
            </w:r>
          </w:del>
          <w:ins w:id="1001" w:author="Citation Tool" w:date="2026-02-12T05:57:26.186Z">
            <w:r>
              <w:t>(1)</w:t>
            </w:r>
          </w:ins>
        </w:t>
      </w:r>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t>
          <w:del w:id="2" w:author="Citation Tool" w:date="2026-02-12T05:57:26.186Z">
            <w:r>
              <w:delText>(3)</w:delText>
            </w:r>
          </w:del>
          <w:ins w:id="1002" w:author="Citation Tool" w:date="2026-02-12T05:57:26.186Z">
            <w:r>
              <w:t>(2)</w:t>
            </w:r>
          </w:ins>
        </w:t>
      </w:r>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w:del w:id="4" w:author="Citation Tool" w:date="2026-02-12T05:57:26.186Z">
            <w:r>
              <w:delText>(4)</w:delText>
            </w:r>
          </w:del>
        </w:t>
      </w:r>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t>
          <w:del w:id="1" w:author="Citation Tool" w:date="2026-02-12T05:57:26.186Z">
            <w:r>
              <w:delText>(2)</w:delText>
            </w:r>
          </w:del>
          <w:ins w:id="1001" w:author="Citation Tool" w:date="2026-02-12T05:57:26.186Z">
            <w:r>
              <w:t>(1)</w:t>
            </w:r>
          </w:ins>
        </w:t>
      </w:r>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
          Edstrom LE, Robson MC, Wright JK. A method for the evaluation of minor degrees of breast asymmetry. Plast Reconstr Surg. 1977;60
          <w:del w:id="5" w:author="Citation Tool" w:date="2026-02-12T05:57:26.186Z">
            <w:r>
              <w:delText>(5)</w:delText>
            </w:r>
          </w:del>
          :812-4.
        </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
          Radlauer CB, Bowers DG, Jr. Treatment of severe breast asymmetry. Plast Reconstr Surg. 1971;47
          <w:del w:id="4" w:author="Citation Tool" w:date="2026-02-12T05:57:26.186Z">
            <w:r>
              <w:delText>(4)</w:delText>
            </w:r>
          </w:del>
          :347-50.
        </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
          Vandenbussche F. Asymmetries of the breast: a classification system. Aesthetic Plast Surg. 1984;8
          <w:del w:id="3" w:author="Citation Tool" w:date="2026-02-12T05:57:26.186Z">
            <w:r>
              <w:delText>(1)</w:delText>
            </w:r>
          </w:del>
          :27-36.
        </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trackRevisions/>
  <w:revisionView w:markup="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